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FFE08" w14:textId="77777777" w:rsidR="00AE3CBE" w:rsidRDefault="00FC4B60">
      <w:pPr>
        <w:pStyle w:val="Heading1"/>
        <w:keepNext w:val="0"/>
        <w:keepLines w:val="0"/>
        <w:shd w:val="clear" w:color="auto" w:fill="FFFFFF"/>
        <w:spacing w:before="480"/>
      </w:pPr>
      <w:bookmarkStart w:id="0" w:name="_so0rbt28pde4" w:colFirst="0" w:colLast="0"/>
      <w:bookmarkEnd w:id="0"/>
      <w:r>
        <w:t xml:space="preserve">The Hidden Consequences of Sea Level Rise: Assessing Vulnerability of Buried Infrastructure to Groundwater Inundation in American Samoa </w:t>
      </w:r>
    </w:p>
    <w:p w14:paraId="0AA16B7A" w14:textId="77777777" w:rsidR="00AE3CBE" w:rsidRDefault="00FC4B60">
      <w:r>
        <w:t>Short Title</w:t>
      </w:r>
    </w:p>
    <w:p w14:paraId="6DA4D074" w14:textId="77777777" w:rsidR="00AE3CBE" w:rsidRDefault="00FC4B60">
      <w:r>
        <w:t>Modeling Impacts of Groundwater Inundation on Infrastructure in American Samoa</w:t>
      </w:r>
    </w:p>
    <w:p w14:paraId="66DDE7A0" w14:textId="4D7FAAF3" w:rsidR="00AE3CBE" w:rsidRDefault="00AE3CBE">
      <w:pPr>
        <w:rPr>
          <w:b/>
        </w:rPr>
      </w:pPr>
    </w:p>
    <w:p w14:paraId="35CE030C" w14:textId="24A6C096" w:rsidR="00DC1B27" w:rsidRPr="00DC1B27" w:rsidRDefault="00DC1B27">
      <w:pPr>
        <w:rPr>
          <w:bCs/>
        </w:rPr>
      </w:pPr>
      <w:r w:rsidRPr="00DC1B27">
        <w:rPr>
          <w:bCs/>
        </w:rPr>
        <w:t>By: Christopher K. Shuler</w:t>
      </w:r>
      <w:r w:rsidR="008A7E5A">
        <w:rPr>
          <w:bCs/>
        </w:rPr>
        <w:t xml:space="preserve">, </w:t>
      </w:r>
      <w:r w:rsidRPr="00DC1B27">
        <w:rPr>
          <w:bCs/>
        </w:rPr>
        <w:t>University of Hawaii at Manoa Water Resources Research Center and Hawaii Sea Grant College Program</w:t>
      </w:r>
    </w:p>
    <w:p w14:paraId="4EE757CC" w14:textId="77777777" w:rsidR="00AE3CBE" w:rsidRDefault="00AE3CBE">
      <w:pPr>
        <w:rPr>
          <w:b/>
        </w:rPr>
      </w:pPr>
    </w:p>
    <w:p w14:paraId="1C201483" w14:textId="77777777" w:rsidR="00AE3CBE" w:rsidRDefault="00FC4B60">
      <w:pPr>
        <w:rPr>
          <w:b/>
        </w:rPr>
      </w:pPr>
      <w:r>
        <w:rPr>
          <w:b/>
        </w:rPr>
        <w:t xml:space="preserve">Abstract: </w:t>
      </w:r>
    </w:p>
    <w:p w14:paraId="15BFB28B" w14:textId="641BA00B" w:rsidR="00AE3CBE" w:rsidRDefault="00AE3CBE"/>
    <w:p w14:paraId="5B78EB0C" w14:textId="38A0944E" w:rsidR="00AE3CBE" w:rsidRPr="0077321A" w:rsidRDefault="00F25368" w:rsidP="00C90E97">
      <w:pPr>
        <w:rPr>
          <w:color w:val="000000"/>
        </w:rPr>
      </w:pPr>
      <w:r>
        <w:t xml:space="preserve">To </w:t>
      </w:r>
      <w:r w:rsidR="00A40D06">
        <w:t>most</w:t>
      </w:r>
      <w:r>
        <w:t xml:space="preserve"> </w:t>
      </w:r>
      <w:r w:rsidR="00C90E97">
        <w:t>island</w:t>
      </w:r>
      <w:r>
        <w:t xml:space="preserve"> nations sea level rise (SLR) </w:t>
      </w:r>
      <w:r w:rsidR="00C90E97">
        <w:t>is</w:t>
      </w:r>
      <w:r>
        <w:t xml:space="preserve"> a </w:t>
      </w:r>
      <w:r w:rsidR="00C90E97">
        <w:t>major existential threat. A</w:t>
      </w:r>
      <w:r w:rsidR="00C90E97">
        <w:rPr>
          <w:color w:val="000000"/>
        </w:rPr>
        <w:t>n insidious and often hidden consequence of SLR is groundwater inundation (GWI)</w:t>
      </w:r>
      <w:r w:rsidR="0077321A">
        <w:rPr>
          <w:color w:val="000000"/>
        </w:rPr>
        <w:t>. This phenomenon</w:t>
      </w:r>
      <w:r w:rsidR="00C90E97">
        <w:rPr>
          <w:color w:val="000000"/>
        </w:rPr>
        <w:t xml:space="preserve"> reduces the subsurface unsaturated zone causing flooding, enhanced corrosion, and reduced service life of buried utilities</w:t>
      </w:r>
      <w:r w:rsidR="0077321A">
        <w:rPr>
          <w:color w:val="000000"/>
        </w:rPr>
        <w:t>, as well as causing nuisance flooding on the surface</w:t>
      </w:r>
      <w:r w:rsidR="00C90E97">
        <w:rPr>
          <w:color w:val="000000"/>
        </w:rPr>
        <w:t xml:space="preserve">. </w:t>
      </w:r>
      <w:r w:rsidR="00FC4B60">
        <w:rPr>
          <w:color w:val="000000"/>
        </w:rPr>
        <w:t xml:space="preserve">In the </w:t>
      </w:r>
      <w:r w:rsidR="0077321A">
        <w:rPr>
          <w:color w:val="000000"/>
        </w:rPr>
        <w:t xml:space="preserve">Western </w:t>
      </w:r>
      <w:r w:rsidR="00FC4B60">
        <w:rPr>
          <w:color w:val="000000"/>
        </w:rPr>
        <w:t xml:space="preserve">Pacific SLR is predicted to reach 0.6 to 2.5 m by </w:t>
      </w:r>
      <w:r w:rsidR="0077321A">
        <w:rPr>
          <w:color w:val="000000"/>
        </w:rPr>
        <w:t>end-of-century, and o</w:t>
      </w:r>
      <w:r w:rsidR="00FC4B60">
        <w:rPr>
          <w:color w:val="000000"/>
        </w:rPr>
        <w:t>n Tutuila, American Samoa (AS), the apparent SLR rate is five times the global average, making adaptation</w:t>
      </w:r>
      <w:ins w:id="1" w:author="CS" w:date="2023-10-08T20:53:00Z">
        <w:r w:rsidR="00A97BF5">
          <w:rPr>
            <w:color w:val="000000"/>
          </w:rPr>
          <w:t xml:space="preserve"> planning</w:t>
        </w:r>
      </w:ins>
      <w:r w:rsidR="00FC4B60">
        <w:rPr>
          <w:color w:val="000000"/>
        </w:rPr>
        <w:t xml:space="preserve"> </w:t>
      </w:r>
      <w:r w:rsidR="00C90E97">
        <w:rPr>
          <w:color w:val="000000"/>
        </w:rPr>
        <w:t>critically</w:t>
      </w:r>
      <w:r w:rsidR="00FC4B60">
        <w:rPr>
          <w:color w:val="000000"/>
        </w:rPr>
        <w:t xml:space="preserve"> important. </w:t>
      </w:r>
      <w:r w:rsidR="00C90E97">
        <w:rPr>
          <w:color w:val="000000"/>
        </w:rPr>
        <w:t xml:space="preserve">This study addresses </w:t>
      </w:r>
      <w:ins w:id="2" w:author="CS" w:date="2023-10-08T20:54:00Z">
        <w:r w:rsidR="00A97BF5">
          <w:rPr>
            <w:color w:val="000000"/>
          </w:rPr>
          <w:t xml:space="preserve">the need </w:t>
        </w:r>
      </w:ins>
      <w:ins w:id="3" w:author="CS" w:date="2023-10-08T20:55:00Z">
        <w:r w:rsidR="00A97BF5">
          <w:rPr>
            <w:color w:val="000000"/>
          </w:rPr>
          <w:t xml:space="preserve">for better information on climate impacts to infrastructure in American Samoa </w:t>
        </w:r>
      </w:ins>
      <w:del w:id="4" w:author="CS" w:date="2023-10-08T20:54:00Z">
        <w:r w:rsidR="0077321A" w:rsidDel="00A97BF5">
          <w:rPr>
            <w:color w:val="000000"/>
          </w:rPr>
          <w:delText>the issue</w:delText>
        </w:r>
      </w:del>
      <w:r w:rsidR="00C90E97">
        <w:rPr>
          <w:color w:val="000000"/>
        </w:rPr>
        <w:t xml:space="preserve"> by combining </w:t>
      </w:r>
      <w:r w:rsidR="00FC4B60">
        <w:rPr>
          <w:color w:val="000000"/>
        </w:rPr>
        <w:t xml:space="preserve">a numerical groundwater model </w:t>
      </w:r>
      <w:r w:rsidR="00C90E97">
        <w:rPr>
          <w:color w:val="000000"/>
        </w:rPr>
        <w:t>with</w:t>
      </w:r>
      <w:r w:rsidR="00FC4B60">
        <w:rPr>
          <w:color w:val="000000"/>
        </w:rPr>
        <w:t xml:space="preserve"> buried and surface</w:t>
      </w:r>
      <w:r w:rsidR="00C90E97">
        <w:rPr>
          <w:color w:val="000000"/>
        </w:rPr>
        <w:t xml:space="preserve"> </w:t>
      </w:r>
      <w:r w:rsidR="00FC4B60">
        <w:rPr>
          <w:color w:val="000000"/>
        </w:rPr>
        <w:t>infrastructure</w:t>
      </w:r>
      <w:r w:rsidR="00C90E97">
        <w:rPr>
          <w:color w:val="000000"/>
        </w:rPr>
        <w:t xml:space="preserve"> data</w:t>
      </w:r>
      <w:r w:rsidR="00FC4B60">
        <w:rPr>
          <w:color w:val="000000"/>
        </w:rPr>
        <w:t xml:space="preserve"> to map where</w:t>
      </w:r>
      <w:r w:rsidR="00C90E97">
        <w:rPr>
          <w:color w:val="000000"/>
        </w:rPr>
        <w:t xml:space="preserve"> SLR will necessitate p</w:t>
      </w:r>
      <w:r w:rsidR="00FC4B60">
        <w:rPr>
          <w:color w:val="000000"/>
        </w:rPr>
        <w:t>rioritiz</w:t>
      </w:r>
      <w:r w:rsidR="00C90E97">
        <w:rPr>
          <w:color w:val="000000"/>
        </w:rPr>
        <w:t xml:space="preserve">ation of </w:t>
      </w:r>
      <w:r w:rsidR="00FC4B60">
        <w:rPr>
          <w:color w:val="000000"/>
        </w:rPr>
        <w:t xml:space="preserve">adaptation efforts. </w:t>
      </w:r>
      <w:ins w:id="5" w:author="CS" w:date="2023-10-08T20:56:00Z">
        <w:r w:rsidR="00A97BF5">
          <w:rPr>
            <w:color w:val="000000"/>
          </w:rPr>
          <w:t xml:space="preserve">While bathtub-type coastal flooding models are commonly </w:t>
        </w:r>
      </w:ins>
      <w:ins w:id="6" w:author="CS" w:date="2023-10-08T20:57:00Z">
        <w:r w:rsidR="00A97BF5">
          <w:rPr>
            <w:color w:val="000000"/>
          </w:rPr>
          <w:t>applied</w:t>
        </w:r>
      </w:ins>
      <w:ins w:id="7" w:author="CS" w:date="2023-10-08T20:56:00Z">
        <w:r w:rsidR="00A97BF5">
          <w:rPr>
            <w:color w:val="000000"/>
          </w:rPr>
          <w:t xml:space="preserve">, </w:t>
        </w:r>
      </w:ins>
      <w:ins w:id="8" w:author="CS" w:date="2023-10-08T20:58:00Z">
        <w:r w:rsidR="00A97BF5">
          <w:rPr>
            <w:color w:val="000000"/>
          </w:rPr>
          <w:t>rigorous studies</w:t>
        </w:r>
      </w:ins>
      <w:ins w:id="9" w:author="CS" w:date="2023-10-08T20:57:00Z">
        <w:r w:rsidR="00A97BF5">
          <w:rPr>
            <w:color w:val="000000"/>
          </w:rPr>
          <w:t xml:space="preserve"> of GWI are </w:t>
        </w:r>
      </w:ins>
      <w:ins w:id="10" w:author="CS" w:date="2023-10-08T20:58:00Z">
        <w:r w:rsidR="00A97BF5">
          <w:rPr>
            <w:color w:val="000000"/>
          </w:rPr>
          <w:t xml:space="preserve">few, and this study is the first to </w:t>
        </w:r>
      </w:ins>
      <w:ins w:id="11" w:author="CS" w:date="2023-10-08T21:02:00Z">
        <w:r w:rsidR="00B26280">
          <w:rPr>
            <w:color w:val="000000"/>
          </w:rPr>
          <w:t>model this phenomenon on a South Pacific Island.</w:t>
        </w:r>
      </w:ins>
      <w:ins w:id="12" w:author="CS" w:date="2023-10-08T20:57:00Z">
        <w:r w:rsidR="00A97BF5">
          <w:rPr>
            <w:color w:val="000000"/>
          </w:rPr>
          <w:t xml:space="preserve"> </w:t>
        </w:r>
      </w:ins>
      <w:proofErr w:type="gramStart"/>
      <w:r w:rsidR="00C90E97">
        <w:rPr>
          <w:color w:val="000000"/>
        </w:rPr>
        <w:t>The</w:t>
      </w:r>
      <w:r w:rsidR="00FC4B60">
        <w:rPr>
          <w:color w:val="000000"/>
        </w:rPr>
        <w:t xml:space="preserve"> </w:t>
      </w:r>
      <w:ins w:id="13" w:author="CS" w:date="2023-10-08T21:03:00Z">
        <w:r w:rsidR="00B26280">
          <w:rPr>
            <w:color w:val="000000"/>
          </w:rPr>
          <w:t xml:space="preserve"> groundwater</w:t>
        </w:r>
        <w:proofErr w:type="gramEnd"/>
        <w:r w:rsidR="00B26280">
          <w:rPr>
            <w:color w:val="000000"/>
          </w:rPr>
          <w:t xml:space="preserve"> </w:t>
        </w:r>
      </w:ins>
      <w:r w:rsidR="00FC4B60">
        <w:rPr>
          <w:color w:val="000000"/>
        </w:rPr>
        <w:t xml:space="preserve">model estimates </w:t>
      </w:r>
      <w:r w:rsidR="0077321A">
        <w:rPr>
          <w:color w:val="000000"/>
        </w:rPr>
        <w:t xml:space="preserve">that </w:t>
      </w:r>
      <w:r w:rsidR="00C90E97">
        <w:rPr>
          <w:color w:val="000000"/>
        </w:rPr>
        <w:t xml:space="preserve">70 km or 45% of </w:t>
      </w:r>
      <w:r w:rsidR="0077321A">
        <w:rPr>
          <w:color w:val="000000"/>
        </w:rPr>
        <w:t xml:space="preserve">AS’ known buried water, electrical, and sewer lines </w:t>
      </w:r>
      <w:r w:rsidR="00FC4B60">
        <w:rPr>
          <w:color w:val="000000"/>
        </w:rPr>
        <w:t>will be</w:t>
      </w:r>
      <w:r w:rsidR="0077321A">
        <w:rPr>
          <w:color w:val="000000"/>
        </w:rPr>
        <w:t xml:space="preserve"> inundated,</w:t>
      </w:r>
      <w:r w:rsidR="00FC4B60">
        <w:rPr>
          <w:color w:val="000000"/>
        </w:rPr>
        <w:t xml:space="preserve"> </w:t>
      </w:r>
      <w:r w:rsidR="0077321A">
        <w:rPr>
          <w:color w:val="000000"/>
        </w:rPr>
        <w:t xml:space="preserve">and 28% of </w:t>
      </w:r>
      <w:r w:rsidR="00121B9F">
        <w:rPr>
          <w:color w:val="000000"/>
        </w:rPr>
        <w:t>present-day</w:t>
      </w:r>
      <w:r w:rsidR="0077321A">
        <w:rPr>
          <w:color w:val="000000"/>
        </w:rPr>
        <w:t xml:space="preserve"> roads, 13.6% of buildings, and 20% of water booster stations will be permanently flooded </w:t>
      </w:r>
      <w:r w:rsidR="00FC4B60">
        <w:rPr>
          <w:color w:val="000000"/>
        </w:rPr>
        <w:t>under a 2.4 m SLR scenario</w:t>
      </w:r>
      <w:r w:rsidR="0077321A">
        <w:rPr>
          <w:color w:val="000000"/>
        </w:rPr>
        <w:t xml:space="preserve"> with a future climate following the RCP4.5 trajectory. </w:t>
      </w:r>
      <w:r w:rsidR="00FC4B60">
        <w:rPr>
          <w:color w:val="000000"/>
        </w:rPr>
        <w:t xml:space="preserve">These effects are often overlooked by or unknown to policy and decision makers, </w:t>
      </w:r>
      <w:r w:rsidR="00121B9F">
        <w:rPr>
          <w:color w:val="000000"/>
        </w:rPr>
        <w:t>therefore</w:t>
      </w:r>
      <w:r w:rsidR="00FC4B60">
        <w:rPr>
          <w:color w:val="000000"/>
        </w:rPr>
        <w:t xml:space="preserve"> building awareness of GWI will </w:t>
      </w:r>
      <w:r w:rsidR="0077321A">
        <w:rPr>
          <w:color w:val="000000"/>
        </w:rPr>
        <w:t>help</w:t>
      </w:r>
      <w:r w:rsidR="00FC4B60">
        <w:rPr>
          <w:color w:val="000000"/>
        </w:rPr>
        <w:t xml:space="preserve"> managers in AS and in other island communities to prioritize holistic adaptation actions</w:t>
      </w:r>
      <w:r w:rsidR="0077321A">
        <w:rPr>
          <w:color w:val="000000"/>
        </w:rPr>
        <w:t xml:space="preserve">. </w:t>
      </w:r>
      <w:r w:rsidR="00FC4B60">
        <w:rPr>
          <w:color w:val="000000"/>
        </w:rPr>
        <w:t xml:space="preserve"> </w:t>
      </w:r>
    </w:p>
    <w:p w14:paraId="48DE05F3" w14:textId="77777777" w:rsidR="00AE3CBE" w:rsidRDefault="00AE3CBE">
      <w:pPr>
        <w:pStyle w:val="Heading3"/>
        <w:keepNext w:val="0"/>
        <w:keepLines w:val="0"/>
        <w:spacing w:before="0" w:after="0" w:line="240" w:lineRule="auto"/>
        <w:rPr>
          <w:rFonts w:ascii="Times New Roman" w:eastAsia="Times New Roman" w:hAnsi="Times New Roman" w:cs="Times New Roman"/>
          <w:color w:val="000000"/>
          <w:sz w:val="24"/>
          <w:szCs w:val="24"/>
        </w:rPr>
      </w:pPr>
      <w:bookmarkStart w:id="14" w:name="_tpjihwb84817" w:colFirst="0" w:colLast="0"/>
      <w:bookmarkEnd w:id="14"/>
    </w:p>
    <w:p w14:paraId="089705E9" w14:textId="77777777" w:rsidR="00AE3CBE" w:rsidRDefault="00AE3CBE">
      <w:pPr>
        <w:pStyle w:val="Heading3"/>
        <w:keepNext w:val="0"/>
        <w:keepLines w:val="0"/>
        <w:spacing w:before="0" w:after="0" w:line="240" w:lineRule="auto"/>
        <w:rPr>
          <w:rFonts w:ascii="Times New Roman" w:eastAsia="Times New Roman" w:hAnsi="Times New Roman" w:cs="Times New Roman"/>
          <w:color w:val="000000"/>
          <w:sz w:val="24"/>
          <w:szCs w:val="24"/>
        </w:rPr>
      </w:pPr>
      <w:bookmarkStart w:id="15" w:name="_mp13sdxsnd5f" w:colFirst="0" w:colLast="0"/>
      <w:bookmarkEnd w:id="15"/>
    </w:p>
    <w:p w14:paraId="24CA6BD3" w14:textId="77777777" w:rsidR="00AE3CBE" w:rsidRDefault="00FC4B60">
      <w:pPr>
        <w:pStyle w:val="Heading1"/>
      </w:pPr>
      <w:bookmarkStart w:id="16" w:name="_oqluj4gfnko1" w:colFirst="0" w:colLast="0"/>
      <w:bookmarkEnd w:id="16"/>
      <w:r>
        <w:t xml:space="preserve">1. Introduction: </w:t>
      </w:r>
    </w:p>
    <w:p w14:paraId="04974FA1" w14:textId="22417C9A" w:rsidR="00AE3CBE" w:rsidRDefault="00FC4B60">
      <w:r>
        <w:t>Over 625 million island residents reside in low-elevation coastal zones across the globe. Future sea level and flood model projections suggest that within a decade, over 30% of these people will live within the 100-year flood plain (Neumann et al., 2015). Many of these vulnerable populations are served by an extensive network of surface-based and subsurface infrastructure, which is particularly at risk to impacts of Sea Level Rise (SLR). In the Western Pacific Ocean, regional sea levels have been rising at a rate of 3.2 mm/</w:t>
      </w:r>
      <w:r w:rsidR="00F30E02">
        <w:t>yr.</w:t>
      </w:r>
      <w:r>
        <w:t xml:space="preserve"> since the 1990s (</w:t>
      </w:r>
      <w:proofErr w:type="spellStart"/>
      <w:r>
        <w:t>Hamlington</w:t>
      </w:r>
      <w:proofErr w:type="spellEnd"/>
      <w:r>
        <w:t xml:space="preserve">, 2014). </w:t>
      </w:r>
      <w:r>
        <w:lastRenderedPageBreak/>
        <w:t>Like many tropical islands across the globe, the U.S. Territory of American Samoa (AS) is disproportionately vulnerable to Sea Level Rise (SLR) due to a high proportion of coastal development and limited land area (Nunn and Mimura, 1997). However, Tutuila, which is the cultural and political center of AS, currently experiences an even higher rate of relative SLR due to the compounding effects of chronic geologic subsidence caused by viscoelastic relaxation</w:t>
      </w:r>
      <w:r>
        <w:rPr>
          <w:color w:val="222222"/>
        </w:rPr>
        <w:t xml:space="preserve"> following a disastrous 2009 earthquake</w:t>
      </w:r>
      <w:r>
        <w:t xml:space="preserve">. This subsidence, in addition to effects of global SLR, results in an effective sea level rise on Tutuila that is five-times higher than the global average (Han et al., 2019). While the most noticeable effects of SLR typically manifest through surface flooding during acute or compounding events such as king tide or high wave events (Keener et al., 2021), a more insidious and chronic impact of SLR lies below, and occasionally above the ground surface. Groundwater Inundation (GWI) has been identified around the world as an </w:t>
      </w:r>
      <w:r w:rsidR="00F30E02">
        <w:t>often-overlooked</w:t>
      </w:r>
      <w:r>
        <w:t xml:space="preserve"> consequence of SLR (</w:t>
      </w:r>
      <w:proofErr w:type="spellStart"/>
      <w:r>
        <w:t>Rotzoll</w:t>
      </w:r>
      <w:proofErr w:type="spellEnd"/>
      <w:r>
        <w:t xml:space="preserve"> and Fletcher, 2013; Kane et al., 2015; </w:t>
      </w:r>
      <w:proofErr w:type="spellStart"/>
      <w:r>
        <w:t>Habel</w:t>
      </w:r>
      <w:proofErr w:type="spellEnd"/>
      <w:r>
        <w:t xml:space="preserve"> et al., 2017; </w:t>
      </w:r>
      <w:r>
        <w:rPr>
          <w:color w:val="222222"/>
        </w:rPr>
        <w:t xml:space="preserve">Masterson et al., 2017; Plane et al., 2019; </w:t>
      </w:r>
      <w:proofErr w:type="spellStart"/>
      <w:r>
        <w:rPr>
          <w:color w:val="222222"/>
        </w:rPr>
        <w:t>Befus</w:t>
      </w:r>
      <w:proofErr w:type="spellEnd"/>
      <w:r>
        <w:rPr>
          <w:color w:val="222222"/>
        </w:rPr>
        <w:t xml:space="preserve"> et al., 2020; </w:t>
      </w:r>
      <w:proofErr w:type="spellStart"/>
      <w:r>
        <w:rPr>
          <w:color w:val="222222"/>
        </w:rPr>
        <w:t>Maliva</w:t>
      </w:r>
      <w:proofErr w:type="spellEnd"/>
      <w:r>
        <w:rPr>
          <w:color w:val="222222"/>
        </w:rPr>
        <w:t>, 2021</w:t>
      </w:r>
      <w:r>
        <w:t xml:space="preserve">). This phenomenon not only causes inland flooding in areas disconnected from the sea, but can also raise the groundwater table, surreptitiously inundating buried infrastructure with salt water, which enhances corrosion and reduces lifespan through change in salinity and redox chemistry of the subsurface. Although there are few published case studies of GWIs effects on small tropical islands, its consequences when considered under future SLR projections, suggests that GWI is likely to cause significant disruption to coastal and island communities in the future. For example, in the area of Waikiki on the Hawaiian Island of Oahu </w:t>
      </w:r>
      <w:proofErr w:type="spellStart"/>
      <w:r>
        <w:t>Habel</w:t>
      </w:r>
      <w:proofErr w:type="spellEnd"/>
      <w:r>
        <w:t xml:space="preserve"> et al. (2017) determined that GWI is likely to put over $5 billion worth of real estate at risk of flooding with a SLR of 1 m. Knott et al., (2007) determined that GWI reduced the service life of coastal roadway pavement in New Hampshire by 50% to 92%, and White et al. (2007) found that GWI is the primary risk for the sustainability of drinking water supplies on small atolls such as Tarawa, Kiribati. </w:t>
      </w:r>
    </w:p>
    <w:p w14:paraId="3BD67C06" w14:textId="77777777" w:rsidR="00AE3CBE" w:rsidRDefault="00AE3CBE"/>
    <w:p w14:paraId="2E60D649" w14:textId="5AA35BE1" w:rsidR="00AE3CBE" w:rsidRDefault="00FC4B60">
      <w:r>
        <w:t>The water table in island aquifers typically manifests as a basal lens, with the top surface, or groundwater table, lying above mean sea level, and rising inland along a gradient towards higher terrain and typically higher recharge areas (</w:t>
      </w:r>
      <w:proofErr w:type="spellStart"/>
      <w:r>
        <w:t>Izuka</w:t>
      </w:r>
      <w:proofErr w:type="spellEnd"/>
      <w:r>
        <w:t xml:space="preserve"> et al., 2018). In high-recharge, volcanic-island aquifers the position and thickness of the freshwater lens is typically maintained in short-term equilibrium and primarily controlled by the rate of seaward flux. The magnitude of this flux, and thus the elevation of the lens, is ultimately driven by the interplay between the heterogeneous fabrics of formation permeability and groundwater recharge (</w:t>
      </w:r>
      <w:proofErr w:type="spellStart"/>
      <w:r>
        <w:rPr>
          <w:color w:val="222222"/>
        </w:rPr>
        <w:t>Maliva</w:t>
      </w:r>
      <w:proofErr w:type="spellEnd"/>
      <w:r>
        <w:rPr>
          <w:color w:val="222222"/>
        </w:rPr>
        <w:t>, 2021)</w:t>
      </w:r>
      <w:r>
        <w:t xml:space="preserve">. Thus, as sea level rises in a </w:t>
      </w:r>
      <w:r w:rsidR="00F30E02">
        <w:t>flux-controlled</w:t>
      </w:r>
      <w:r>
        <w:t xml:space="preserve"> system, the entire basal lens will generally rise an equivalent amount controlled by hydrostatic buoyancy (Werner and Simmons, 2009; </w:t>
      </w:r>
      <w:proofErr w:type="spellStart"/>
      <w:r>
        <w:t>Bjerklie</w:t>
      </w:r>
      <w:proofErr w:type="spellEnd"/>
      <w:r>
        <w:t xml:space="preserve"> et al., 2012), as shown in Figure 1. In inland areas where the water table is already close to the ground surface this can manifest as flooding of basements and buried infrastructure, and in some cases, breakthrough surface flooding </w:t>
      </w:r>
      <w:proofErr w:type="gramStart"/>
      <w:r>
        <w:t>where</w:t>
      </w:r>
      <w:proofErr w:type="gramEnd"/>
      <w:r>
        <w:t xml:space="preserve"> groundwater seeps out and pools in depressions. This ‘nuisance’ flooding often occurs in low-lying areas disconnected from the ocean by higher seaward terrain. These effects are compounded not only by chronic SLR but also by acute alluvial events during heavy rains, where the unsaturated zone becomes so shallow that it </w:t>
      </w:r>
      <w:r w:rsidR="00F30E02">
        <w:t>cannot</w:t>
      </w:r>
      <w:r>
        <w:t xml:space="preserve"> absorb rainfall, resulting in overland flow and widespread flooding (</w:t>
      </w:r>
      <w:proofErr w:type="spellStart"/>
      <w:r>
        <w:t>Habel</w:t>
      </w:r>
      <w:proofErr w:type="spellEnd"/>
      <w:r>
        <w:t xml:space="preserve"> et al., 2017, Rahimi et al., 2020). Therefore, it is critical that resource managers and policy makers not only consider the effects of bathtub-type surface flooding from SLR, but also recognize the additional challenges posed by GWI. Another major consequence from coastal </w:t>
      </w:r>
      <w:r>
        <w:lastRenderedPageBreak/>
        <w:t>GWI is the associated change in pore water salinity and/or redox conditions. These effects can drive increased corrosion or other unwanted chemical reactions that reduce the lifespan of certain materials, as well as the possibility of contaminant mobilization from legacy contamination locked up in soils (</w:t>
      </w:r>
      <w:proofErr w:type="spellStart"/>
      <w:r>
        <w:t>Suthersan</w:t>
      </w:r>
      <w:proofErr w:type="spellEnd"/>
      <w:r>
        <w:t xml:space="preserve">, 2001; Lu et al., 2018; </w:t>
      </w:r>
      <w:proofErr w:type="spellStart"/>
      <w:r>
        <w:t>Almheiri</w:t>
      </w:r>
      <w:proofErr w:type="spellEnd"/>
      <w:r>
        <w:t xml:space="preserve"> and </w:t>
      </w:r>
      <w:proofErr w:type="spellStart"/>
      <w:r>
        <w:t>Meguid</w:t>
      </w:r>
      <w:proofErr w:type="spellEnd"/>
      <w:r>
        <w:t>, 2019).</w:t>
      </w:r>
    </w:p>
    <w:p w14:paraId="54097BC5" w14:textId="77777777" w:rsidR="00AE3CBE" w:rsidRDefault="00AE3CBE"/>
    <w:p w14:paraId="0ADE18D3" w14:textId="2FC63E4D" w:rsidR="00AE3CBE" w:rsidRDefault="00FC4B60">
      <w:pPr>
        <w:rPr>
          <w:i/>
        </w:rPr>
      </w:pPr>
      <w:r>
        <w:rPr>
          <w:noProof/>
        </w:rPr>
        <w:drawing>
          <wp:inline distT="114300" distB="114300" distL="114300" distR="114300" wp14:anchorId="2F9B59C9" wp14:editId="75D03A60">
            <wp:extent cx="5943600" cy="28702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5943600" cy="2870200"/>
                    </a:xfrm>
                    <a:prstGeom prst="rect">
                      <a:avLst/>
                    </a:prstGeom>
                    <a:ln/>
                  </pic:spPr>
                </pic:pic>
              </a:graphicData>
            </a:graphic>
          </wp:inline>
        </w:drawing>
      </w:r>
      <w:r>
        <w:rPr>
          <w:i/>
        </w:rPr>
        <w:t xml:space="preserve">Figure 1: Conceptual schematic of SLR driven GWI and </w:t>
      </w:r>
      <w:del w:id="17" w:author="CS" w:date="2023-10-08T21:13:00Z">
        <w:r w:rsidDel="00790CDA">
          <w:rPr>
            <w:i/>
          </w:rPr>
          <w:delText xml:space="preserve">possible </w:delText>
        </w:r>
      </w:del>
      <w:ins w:id="18" w:author="CS" w:date="2023-10-08T21:13:00Z">
        <w:r w:rsidR="00790CDA">
          <w:rPr>
            <w:i/>
          </w:rPr>
          <w:t>theoretical</w:t>
        </w:r>
        <w:r w:rsidR="00790CDA">
          <w:rPr>
            <w:i/>
          </w:rPr>
          <w:t xml:space="preserve"> </w:t>
        </w:r>
      </w:ins>
      <w:r>
        <w:rPr>
          <w:i/>
        </w:rPr>
        <w:t xml:space="preserve">consequences in island settings. Top panel shows the built environment at present day sea level and the bottom panel indicates elevated sea level, water table rise, and the associated effects under SLR conditions. </w:t>
      </w:r>
    </w:p>
    <w:p w14:paraId="056B0B7B" w14:textId="77777777" w:rsidR="00AE3CBE" w:rsidRDefault="00AE3CBE"/>
    <w:p w14:paraId="76A42354" w14:textId="6405C690" w:rsidR="00AE3CBE" w:rsidRDefault="00FC4B60">
      <w:r>
        <w:t>Water, power, and wastewater utilities in coastal regions are faced with significant climate adaptation challenges as they typically own and manage the majority of buried infrastructure. The American Samoa Power Authority (ASPA) is the sole provider of all three of the aforementioned services in AS and thus faces the unique challenges of managing a large number of critical assets in an isolated location that is especially vulnerable to climate change (Kumar and Taylor, 2015</w:t>
      </w:r>
      <w:ins w:id="19" w:author="CS" w:date="2023-10-10T21:11:00Z">
        <w:r w:rsidR="00AC394F">
          <w:t xml:space="preserve">; </w:t>
        </w:r>
        <w:r w:rsidR="00AC394F">
          <w:t>Han et al., 2019</w:t>
        </w:r>
      </w:ins>
      <w:r>
        <w:t xml:space="preserve">). While ASPA manages utilities across multiple islands in the territory, the economically and politically important Pago Pago Harbor area is one of the most vulnerable areas to GWI. The land fronting the harbor holds a large concentration of infrastructure built on or under coastal plains that lie just above sea level. These assets include approximately 91 km of subsurface water lines, 42 km of below ground wastewater lines, 20 km of buried power lines, and 76 km of roads. In addition, there are eight sewer-system lift stations, five water main booster stations, 2,400 individual mapped buildings, and 1,330 water meters located in the inner harbor area as well. ASPA has already reported instances of inundated sewer lines and corroded manholes, thought to be a consequence of currently rising sea levels (W. Hua-Hsien, personal communication Dec. 2021). There are also many other subsurface assets in AS that are vulnerable to negative effects of GWI for which no data currently exists such as On-Site Disposal Systems and underground fuel storage tanks. </w:t>
      </w:r>
      <w:r>
        <w:rPr>
          <w:color w:val="222222"/>
        </w:rPr>
        <w:t xml:space="preserve">In order for policy makers and utility providers to plan resiliently and to adapt to SLR, decision makers need accurate information regarding the projected locations and impacts of SLR. While surface </w:t>
      </w:r>
      <w:r>
        <w:rPr>
          <w:color w:val="222222"/>
        </w:rPr>
        <w:lastRenderedPageBreak/>
        <w:t xml:space="preserve">flooding estimates from bathtub-type models are simple to produce and very informative, they miss a key component of the total flooding threat. A better understanding of how the built environment interacts with the compounded threats from climate change can help to mitigate risk to property and can amount to significant cost savings in the long-term.  </w:t>
      </w:r>
    </w:p>
    <w:p w14:paraId="11EC4FD2" w14:textId="77777777" w:rsidR="00AE3CBE" w:rsidRDefault="00AE3CBE"/>
    <w:p w14:paraId="31BED9F8" w14:textId="77777777" w:rsidR="00AE3CBE" w:rsidRDefault="00AE3CBE"/>
    <w:p w14:paraId="01BCDF28" w14:textId="25B7F4BC" w:rsidR="00AE3CBE" w:rsidDel="0025200A" w:rsidRDefault="00FC4B60">
      <w:pPr>
        <w:pStyle w:val="Heading2"/>
        <w:rPr>
          <w:del w:id="20" w:author="CS" w:date="2023-10-08T21:20:00Z"/>
        </w:rPr>
      </w:pPr>
      <w:del w:id="21" w:author="CS" w:date="2023-10-08T21:20:00Z">
        <w:r w:rsidDel="0025200A">
          <w:rPr>
            <w:b/>
          </w:rPr>
          <w:delText>1.2 Study Location:</w:delText>
        </w:r>
        <w:r w:rsidDel="0025200A">
          <w:delText xml:space="preserve"> </w:delText>
        </w:r>
      </w:del>
    </w:p>
    <w:p w14:paraId="45C9AFC3" w14:textId="438446E6" w:rsidR="00AE3CBE" w:rsidDel="0025200A" w:rsidRDefault="00FC4B60">
      <w:pPr>
        <w:rPr>
          <w:del w:id="22" w:author="CS" w:date="2023-10-08T21:20:00Z"/>
          <w:color w:val="222222"/>
        </w:rPr>
      </w:pPr>
      <w:del w:id="23" w:author="CS" w:date="2023-10-08T21:20:00Z">
        <w:r w:rsidDel="0025200A">
          <w:delText>Tutuila is the main population center of the Territory of American Samoa and is home to nearly 56,000 permanent residents. Located near 14</w:delText>
        </w:r>
        <w:r w:rsidDel="0025200A">
          <w:rPr>
            <w:rFonts w:ascii="Roboto" w:eastAsia="Roboto" w:hAnsi="Roboto" w:cs="Roboto"/>
            <w:color w:val="4D5156"/>
            <w:sz w:val="21"/>
            <w:szCs w:val="21"/>
            <w:highlight w:val="white"/>
          </w:rPr>
          <w:delText>°</w:delText>
        </w:r>
        <w:r w:rsidDel="0025200A">
          <w:delText xml:space="preserve"> S and 170</w:delText>
        </w:r>
        <w:r w:rsidDel="0025200A">
          <w:rPr>
            <w:rFonts w:ascii="Roboto" w:eastAsia="Roboto" w:hAnsi="Roboto" w:cs="Roboto"/>
            <w:color w:val="4D5156"/>
            <w:sz w:val="21"/>
            <w:szCs w:val="21"/>
            <w:highlight w:val="white"/>
          </w:rPr>
          <w:delText>°</w:delText>
        </w:r>
        <w:r w:rsidDel="0025200A">
          <w:delText xml:space="preserve"> W and within the South Pacific Convergence Zone, the climate is hot, humid, and has prevalent year-round rainfall, up to 6,000 mm/year along the mountain tops. The rainier season lasts from October to May, with the rest of the year experiencing less but still significant rainfall (NWS, 2000). </w:delText>
        </w:r>
        <w:r w:rsidDel="0025200A">
          <w:rPr>
            <w:color w:val="222222"/>
          </w:rPr>
          <w:delText xml:space="preserve">The </w:delText>
        </w:r>
        <w:r w:rsidDel="0025200A">
          <w:delText>142 km</w:delText>
        </w:r>
        <w:r w:rsidDel="0025200A">
          <w:rPr>
            <w:vertAlign w:val="superscript"/>
          </w:rPr>
          <w:delText>2</w:delText>
        </w:r>
        <w:r w:rsidDel="0025200A">
          <w:delText xml:space="preserve"> </w:delText>
        </w:r>
        <w:r w:rsidDel="0025200A">
          <w:rPr>
            <w:color w:val="222222"/>
          </w:rPr>
          <w:delText xml:space="preserve">island is composed of the remnant core of a group of eroded basaltic shield volcanoes (Stearns, 1944) and due to the heavy and prevalent rainfall, the landscape has been dissected into steep ridges and valleys. This has concentrated human development on thin coastal plains formed by alluvium and marine deposits during recent sea level high stands (Stearns, 1944; Grossman et al., 1998; Blanchon et al., 2009). </w:delText>
        </w:r>
        <w:r w:rsidDel="0025200A">
          <w:delText xml:space="preserve">The Pago Pago Harbor area (Fig. 2) lies within an ancient </w:delText>
        </w:r>
        <w:r w:rsidDel="0025200A">
          <w:rPr>
            <w:color w:val="222222"/>
          </w:rPr>
          <w:delText>collapsed caldera and is documented as one of the best natural harborages in all of the South Pacific. The Harbor is home to a number of villages including the Village of Fagatogo,</w:delText>
        </w:r>
        <w:r w:rsidDel="0025200A">
          <w:delText xml:space="preserve"> which is the seat of American Samoa’s territorial government, and Atuu Village the home of the island’s only industry and largest private employer, the StarKist Tuna Cannery. </w:delText>
        </w:r>
        <w:r w:rsidDel="0025200A">
          <w:rPr>
            <w:color w:val="222222"/>
          </w:rPr>
          <w:delText xml:space="preserve">Overall, the extremely steep terrain and the concentration of government and industrial facilities has resulted in a large part of the </w:delText>
        </w:r>
        <w:r w:rsidR="00F30E02" w:rsidDel="0025200A">
          <w:rPr>
            <w:color w:val="222222"/>
          </w:rPr>
          <w:delText>territory’s-built</w:delText>
        </w:r>
        <w:r w:rsidDel="0025200A">
          <w:rPr>
            <w:color w:val="222222"/>
          </w:rPr>
          <w:delText xml:space="preserve"> assets being concentrated on the low-lying coastal plains inside of the harbor, which are highly vulnerable to impacts of SLR. Additionally, some villages in the harbor area are said to be underlain by fill composed of bulky waste from the era of US Navy occupation. Contaminants have already been found in coastal sediments offshore of some of these villages (Whitall and Holst, 2015) and GWI only produces additional risk that, if present, contaminants may be mobilized from these land-filled areas. </w:delText>
        </w:r>
      </w:del>
    </w:p>
    <w:p w14:paraId="6568A874" w14:textId="44A0B91A" w:rsidR="00AE3CBE" w:rsidDel="0025200A" w:rsidRDefault="00AE3CBE">
      <w:pPr>
        <w:rPr>
          <w:del w:id="24" w:author="CS" w:date="2023-10-08T21:20:00Z"/>
        </w:rPr>
      </w:pPr>
    </w:p>
    <w:p w14:paraId="7B134819" w14:textId="0E7E12F4" w:rsidR="00AE3CBE" w:rsidDel="0025200A" w:rsidRDefault="00FC4B60">
      <w:pPr>
        <w:shd w:val="clear" w:color="auto" w:fill="FFFFFF"/>
        <w:spacing w:before="200" w:after="200"/>
        <w:rPr>
          <w:del w:id="25" w:author="CS" w:date="2023-10-08T21:20:00Z"/>
          <w:color w:val="222222"/>
        </w:rPr>
      </w:pPr>
      <w:del w:id="26" w:author="CS" w:date="2023-10-08T21:20:00Z">
        <w:r w:rsidDel="0025200A">
          <w:rPr>
            <w:noProof/>
            <w:color w:val="222222"/>
          </w:rPr>
          <w:lastRenderedPageBreak/>
          <w:drawing>
            <wp:inline distT="114300" distB="114300" distL="114300" distR="114300" wp14:anchorId="505C6438" wp14:editId="037D8F31">
              <wp:extent cx="2995613" cy="2976348"/>
              <wp:effectExtent l="0" t="0" r="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l="3115" t="3666" r="4984" b="7871"/>
                      <a:stretch>
                        <a:fillRect/>
                      </a:stretch>
                    </pic:blipFill>
                    <pic:spPr>
                      <a:xfrm>
                        <a:off x="0" y="0"/>
                        <a:ext cx="2995613" cy="2976348"/>
                      </a:xfrm>
                      <a:prstGeom prst="rect">
                        <a:avLst/>
                      </a:prstGeom>
                      <a:ln/>
                    </pic:spPr>
                  </pic:pic>
                </a:graphicData>
              </a:graphic>
            </wp:inline>
          </w:drawing>
        </w:r>
        <w:r w:rsidDel="0025200A">
          <w:rPr>
            <w:color w:val="222222"/>
          </w:rPr>
          <w:br/>
        </w:r>
        <w:r w:rsidDel="0025200A">
          <w:rPr>
            <w:i/>
            <w:color w:val="222222"/>
          </w:rPr>
          <w:delText>Figure 2: Location map showing American Samoa, Tutuila, the Pago Harbor area (dashed gray line), selected villages, and the groundwater model boundary (yellow and black line).</w:delText>
        </w:r>
      </w:del>
    </w:p>
    <w:p w14:paraId="2DC1DEBE" w14:textId="77777777" w:rsidR="00AE3CBE" w:rsidRDefault="00AE3CBE">
      <w:pPr>
        <w:shd w:val="clear" w:color="auto" w:fill="FFFFFF"/>
        <w:spacing w:before="200" w:after="200"/>
        <w:rPr>
          <w:color w:val="222222"/>
        </w:rPr>
      </w:pPr>
    </w:p>
    <w:p w14:paraId="018AFC03" w14:textId="77777777" w:rsidR="00AE3CBE" w:rsidRDefault="00AE3CBE">
      <w:pPr>
        <w:shd w:val="clear" w:color="auto" w:fill="FFFFFF"/>
        <w:rPr>
          <w:color w:val="222222"/>
        </w:rPr>
      </w:pPr>
    </w:p>
    <w:p w14:paraId="4BF2C286" w14:textId="63E3EBFC" w:rsidR="00AE3CBE" w:rsidRDefault="00FC4B60">
      <w:pPr>
        <w:pStyle w:val="Heading1"/>
        <w:shd w:val="clear" w:color="auto" w:fill="FFFFFF"/>
      </w:pPr>
      <w:bookmarkStart w:id="27" w:name="_u7m0n1hblie6" w:colFirst="0" w:colLast="0"/>
      <w:bookmarkEnd w:id="27"/>
      <w:r>
        <w:t>2. Methods</w:t>
      </w:r>
    </w:p>
    <w:p w14:paraId="39E0FE8F" w14:textId="07928FE4" w:rsidR="0025200A" w:rsidRDefault="0025200A" w:rsidP="0025200A"/>
    <w:p w14:paraId="45FD976A" w14:textId="3A15DD9F" w:rsidR="0025200A" w:rsidRDefault="0025200A" w:rsidP="0025200A">
      <w:pPr>
        <w:pStyle w:val="Heading2"/>
      </w:pPr>
      <w:ins w:id="28" w:author="CS" w:date="2023-10-08T21:21:00Z">
        <w:r>
          <w:rPr>
            <w:b/>
          </w:rPr>
          <w:t>2</w:t>
        </w:r>
      </w:ins>
      <w:del w:id="29" w:author="CS" w:date="2023-10-08T21:21:00Z">
        <w:r w:rsidDel="0025200A">
          <w:rPr>
            <w:b/>
          </w:rPr>
          <w:delText>1</w:delText>
        </w:r>
      </w:del>
      <w:r>
        <w:rPr>
          <w:b/>
        </w:rPr>
        <w:t>.</w:t>
      </w:r>
      <w:ins w:id="30" w:author="CS" w:date="2023-10-08T21:21:00Z">
        <w:r>
          <w:rPr>
            <w:b/>
          </w:rPr>
          <w:t>1</w:t>
        </w:r>
      </w:ins>
      <w:del w:id="31" w:author="CS" w:date="2023-10-08T21:21:00Z">
        <w:r w:rsidDel="0025200A">
          <w:rPr>
            <w:b/>
          </w:rPr>
          <w:delText>2</w:delText>
        </w:r>
      </w:del>
      <w:r>
        <w:rPr>
          <w:b/>
        </w:rPr>
        <w:t xml:space="preserve"> Study Location:</w:t>
      </w:r>
      <w:r>
        <w:t xml:space="preserve"> </w:t>
      </w:r>
    </w:p>
    <w:p w14:paraId="2CA69639" w14:textId="77777777" w:rsidR="0025200A" w:rsidRDefault="0025200A" w:rsidP="0025200A">
      <w:pPr>
        <w:rPr>
          <w:color w:val="222222"/>
        </w:rPr>
      </w:pPr>
      <w:r>
        <w:t>Tutuila is the main population center of the Territory of American Samoa and is home to nearly 56,000 permanent residents. Located near 14</w:t>
      </w:r>
      <w:r>
        <w:rPr>
          <w:rFonts w:ascii="Roboto" w:eastAsia="Roboto" w:hAnsi="Roboto" w:cs="Roboto"/>
          <w:color w:val="4D5156"/>
          <w:sz w:val="21"/>
          <w:szCs w:val="21"/>
          <w:highlight w:val="white"/>
        </w:rPr>
        <w:t>°</w:t>
      </w:r>
      <w:r>
        <w:t xml:space="preserve"> S and 170</w:t>
      </w:r>
      <w:r>
        <w:rPr>
          <w:rFonts w:ascii="Roboto" w:eastAsia="Roboto" w:hAnsi="Roboto" w:cs="Roboto"/>
          <w:color w:val="4D5156"/>
          <w:sz w:val="21"/>
          <w:szCs w:val="21"/>
          <w:highlight w:val="white"/>
        </w:rPr>
        <w:t>°</w:t>
      </w:r>
      <w:r>
        <w:t xml:space="preserve"> W and within the South Pacific Convergence Zone, the climate is hot, humid, and has prevalent year-round rainfall, up to 6,000 mm/year along the mountain tops. The rainier season lasts from October to May, with the rest of the year experiencing less but still significant rainfall (NWS, 2000). </w:t>
      </w:r>
      <w:r>
        <w:rPr>
          <w:color w:val="222222"/>
        </w:rPr>
        <w:t xml:space="preserve">The </w:t>
      </w:r>
      <w:r>
        <w:t>142 km</w:t>
      </w:r>
      <w:r>
        <w:rPr>
          <w:vertAlign w:val="superscript"/>
        </w:rPr>
        <w:t>2</w:t>
      </w:r>
      <w:r>
        <w:t xml:space="preserve"> </w:t>
      </w:r>
      <w:r>
        <w:rPr>
          <w:color w:val="222222"/>
        </w:rPr>
        <w:t xml:space="preserve">island is composed of the remnant core of a group of eroded basaltic shield volcanoes (Stearns, 1944) and due to the heavy and prevalent rainfall, the landscape has been dissected into steep ridges and valleys. This has concentrated human development on thin coastal plains formed by alluvium and marine deposits during recent sea level high stands (Stearns, 1944; Grossman et al., 1998; </w:t>
      </w:r>
      <w:proofErr w:type="spellStart"/>
      <w:r>
        <w:rPr>
          <w:color w:val="222222"/>
        </w:rPr>
        <w:t>Blanchon</w:t>
      </w:r>
      <w:proofErr w:type="spellEnd"/>
      <w:r>
        <w:rPr>
          <w:color w:val="222222"/>
        </w:rPr>
        <w:t xml:space="preserve"> et al., 2009). </w:t>
      </w:r>
      <w:r>
        <w:t xml:space="preserve">The Pago Pago Harbor area (Fig. 2) lies within an ancient </w:t>
      </w:r>
      <w:r>
        <w:rPr>
          <w:color w:val="222222"/>
        </w:rPr>
        <w:t xml:space="preserve">collapsed caldera and is documented as one of the best natural harborages in all of the South Pacific. The Harbor is home to a number of villages including the Village of </w:t>
      </w:r>
      <w:proofErr w:type="spellStart"/>
      <w:r>
        <w:rPr>
          <w:color w:val="222222"/>
        </w:rPr>
        <w:t>Fagatogo</w:t>
      </w:r>
      <w:proofErr w:type="spellEnd"/>
      <w:r>
        <w:rPr>
          <w:color w:val="222222"/>
        </w:rPr>
        <w:t>,</w:t>
      </w:r>
      <w:r>
        <w:t xml:space="preserve"> which is the seat of American Samoa’s territorial government, and </w:t>
      </w:r>
      <w:proofErr w:type="spellStart"/>
      <w:r>
        <w:t>Atuu</w:t>
      </w:r>
      <w:proofErr w:type="spellEnd"/>
      <w:r>
        <w:t xml:space="preserve"> Village the home of the island’s only industry and largest private employer, the </w:t>
      </w:r>
      <w:proofErr w:type="spellStart"/>
      <w:r>
        <w:t>StarKist</w:t>
      </w:r>
      <w:proofErr w:type="spellEnd"/>
      <w:r>
        <w:t xml:space="preserve"> Tuna Cannery. </w:t>
      </w:r>
      <w:r>
        <w:rPr>
          <w:color w:val="222222"/>
        </w:rPr>
        <w:t xml:space="preserve">Overall, the extremely steep terrain and the concentration of government and industrial facilities has resulted in a large </w:t>
      </w:r>
      <w:r>
        <w:rPr>
          <w:color w:val="222222"/>
        </w:rPr>
        <w:lastRenderedPageBreak/>
        <w:t>part of the territory’s-built assets being concentrated on the low-lying coastal plains inside of the harbor, which are highly vulnerable to impacts of SLR. Additionally, some villages in the harbor area are said to be underlain by fill composed of bulky waste from the era of US Navy occupation. Contaminants have already been found in coastal sediments offshore of some of these villages (</w:t>
      </w:r>
      <w:proofErr w:type="spellStart"/>
      <w:r>
        <w:rPr>
          <w:color w:val="222222"/>
        </w:rPr>
        <w:t>Whitall</w:t>
      </w:r>
      <w:proofErr w:type="spellEnd"/>
      <w:r>
        <w:rPr>
          <w:color w:val="222222"/>
        </w:rPr>
        <w:t xml:space="preserve"> and Holst, 2015) and GWI only produces additional risk that, if present, contaminants may be mobilized from these land-filled areas. </w:t>
      </w:r>
    </w:p>
    <w:p w14:paraId="0DDDE4F2" w14:textId="77777777" w:rsidR="0025200A" w:rsidRDefault="0025200A" w:rsidP="0025200A"/>
    <w:p w14:paraId="14A4E265" w14:textId="77777777" w:rsidR="0025200A" w:rsidRDefault="0025200A" w:rsidP="0025200A">
      <w:pPr>
        <w:shd w:val="clear" w:color="auto" w:fill="FFFFFF"/>
        <w:spacing w:before="200" w:after="200"/>
        <w:rPr>
          <w:color w:val="222222"/>
        </w:rPr>
      </w:pPr>
      <w:r>
        <w:rPr>
          <w:noProof/>
          <w:color w:val="222222"/>
        </w:rPr>
        <w:drawing>
          <wp:inline distT="114300" distB="114300" distL="114300" distR="114300" wp14:anchorId="148E054D" wp14:editId="276E0ED3">
            <wp:extent cx="2995613" cy="2976348"/>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l="3115" t="3666" r="4984" b="7871"/>
                    <a:stretch>
                      <a:fillRect/>
                    </a:stretch>
                  </pic:blipFill>
                  <pic:spPr>
                    <a:xfrm>
                      <a:off x="0" y="0"/>
                      <a:ext cx="2995613" cy="2976348"/>
                    </a:xfrm>
                    <a:prstGeom prst="rect">
                      <a:avLst/>
                    </a:prstGeom>
                    <a:ln/>
                  </pic:spPr>
                </pic:pic>
              </a:graphicData>
            </a:graphic>
          </wp:inline>
        </w:drawing>
      </w:r>
      <w:r>
        <w:rPr>
          <w:color w:val="222222"/>
        </w:rPr>
        <w:br/>
      </w:r>
      <w:r>
        <w:rPr>
          <w:i/>
          <w:color w:val="222222"/>
        </w:rPr>
        <w:t>Figure 2: Location map showing American Samoa, Tutuila, the Pago Harbor area (dashed gray line), selected villages, and the groundwater model boundary (yellow and black line).</w:t>
      </w:r>
    </w:p>
    <w:p w14:paraId="1CA6CC70" w14:textId="77777777" w:rsidR="0025200A" w:rsidRPr="0025200A" w:rsidRDefault="0025200A" w:rsidP="0025200A"/>
    <w:p w14:paraId="3B1D7ACE" w14:textId="096C260A" w:rsidR="00AE3CBE" w:rsidRDefault="00FC4B60">
      <w:pPr>
        <w:shd w:val="clear" w:color="auto" w:fill="FFFFFF"/>
        <w:spacing w:before="200" w:after="200"/>
        <w:rPr>
          <w:color w:val="222222"/>
        </w:rPr>
      </w:pPr>
      <w:r>
        <w:rPr>
          <w:color w:val="222222"/>
        </w:rPr>
        <w:t xml:space="preserve">In order to assess the frequency and future risk of subsurface flooding on infrastructure, a MODFLOW based groundwater model was developed for Tutuila’s Pago Harbor Region and included SLR data produced by the NOAA Office of Coastal Management and presented on NOAA’s national SLR viewer (OCM, 2016) to modify the base ocean elevation and the coastline position for multiple future </w:t>
      </w:r>
      <w:proofErr w:type="gramStart"/>
      <w:r>
        <w:rPr>
          <w:color w:val="222222"/>
        </w:rPr>
        <w:t>climate</w:t>
      </w:r>
      <w:proofErr w:type="gramEnd"/>
      <w:r>
        <w:rPr>
          <w:color w:val="222222"/>
        </w:rPr>
        <w:t xml:space="preserve"> and SLR scenarios. The range of possible SLR levels predicted by NOAA in the year 2090 was considered. Although the timing of when a given SLR value will occur remains uncertain, presenting a reasonable range of probable SLR heights ultimately gives present day managers an understanding of risks that encompass the varying range of emissions trajectories possible during the next seven decades. Because climate drivers, such as precipitation are also projected to be different in the future, our future scenarios also incorporated a dynamically downscaled groundwater recharge coverage of an RCP4.5 emissions pathway developed previously by Shuler et al (2021) for the period 2080-2100 using </w:t>
      </w:r>
      <w:ins w:id="32" w:author="CS" w:date="2023-10-08T21:28:00Z">
        <w:r w:rsidR="0025200A">
          <w:rPr>
            <w:color w:val="222222"/>
          </w:rPr>
          <w:t xml:space="preserve">the only available </w:t>
        </w:r>
      </w:ins>
      <w:r>
        <w:rPr>
          <w:color w:val="222222"/>
        </w:rPr>
        <w:t xml:space="preserve">downscaled climate </w:t>
      </w:r>
      <w:ins w:id="33" w:author="CS" w:date="2023-10-08T21:28:00Z">
        <w:r w:rsidR="0025200A">
          <w:rPr>
            <w:color w:val="222222"/>
          </w:rPr>
          <w:t xml:space="preserve">projections </w:t>
        </w:r>
      </w:ins>
      <w:del w:id="34" w:author="CS" w:date="2023-10-08T21:28:00Z">
        <w:r w:rsidDel="0025200A">
          <w:rPr>
            <w:color w:val="222222"/>
          </w:rPr>
          <w:delText>data</w:delText>
        </w:r>
      </w:del>
      <w:r>
        <w:rPr>
          <w:color w:val="222222"/>
        </w:rPr>
        <w:t xml:space="preserve"> from Wang and Zhang, (2016). </w:t>
      </w:r>
      <w:ins w:id="35" w:author="CS" w:date="2023-10-08T21:29:00Z">
        <w:r w:rsidR="0025200A">
          <w:rPr>
            <w:color w:val="222222"/>
          </w:rPr>
          <w:t xml:space="preserve">The RCP 4.5 pathway was selected as </w:t>
        </w:r>
      </w:ins>
      <w:ins w:id="36" w:author="CS" w:date="2023-10-08T21:30:00Z">
        <w:r w:rsidR="0025200A">
          <w:rPr>
            <w:color w:val="222222"/>
          </w:rPr>
          <w:t xml:space="preserve">it </w:t>
        </w:r>
      </w:ins>
      <w:ins w:id="37" w:author="CS" w:date="2023-10-08T21:31:00Z">
        <w:r w:rsidR="007E7232">
          <w:rPr>
            <w:color w:val="222222"/>
          </w:rPr>
          <w:t>represents the most extreme increase in precipitation</w:t>
        </w:r>
      </w:ins>
      <w:ins w:id="38" w:author="CS" w:date="2023-10-08T21:32:00Z">
        <w:r w:rsidR="007E7232">
          <w:rPr>
            <w:color w:val="222222"/>
          </w:rPr>
          <w:t>, about 14% island-wide,</w:t>
        </w:r>
      </w:ins>
      <w:ins w:id="39" w:author="CS" w:date="2023-10-08T21:31:00Z">
        <w:r w:rsidR="007E7232">
          <w:rPr>
            <w:color w:val="222222"/>
          </w:rPr>
          <w:t xml:space="preserve"> of the </w:t>
        </w:r>
      </w:ins>
      <w:ins w:id="40" w:author="CS" w:date="2023-10-08T21:32:00Z">
        <w:r w:rsidR="007E7232">
          <w:rPr>
            <w:color w:val="222222"/>
          </w:rPr>
          <w:t xml:space="preserve">available scenarios. </w:t>
        </w:r>
      </w:ins>
      <w:r>
        <w:rPr>
          <w:color w:val="222222"/>
        </w:rPr>
        <w:t xml:space="preserve">Modeled water table elevations for present and future scenarios were then used to assess where subsurface and </w:t>
      </w:r>
      <w:r w:rsidR="00F30E02">
        <w:rPr>
          <w:color w:val="222222"/>
        </w:rPr>
        <w:t>surface-based</w:t>
      </w:r>
      <w:r>
        <w:rPr>
          <w:color w:val="222222"/>
        </w:rPr>
        <w:t xml:space="preserve"> infrastructure </w:t>
      </w:r>
      <w:r>
        <w:rPr>
          <w:color w:val="222222"/>
        </w:rPr>
        <w:lastRenderedPageBreak/>
        <w:t xml:space="preserve">would be permanently submerged below the water table, or affected by nuisance flooding, respectively. </w:t>
      </w:r>
    </w:p>
    <w:p w14:paraId="74FCF3E5" w14:textId="2E2480C2" w:rsidR="00AE3CBE" w:rsidRDefault="00FC4B60">
      <w:pPr>
        <w:pStyle w:val="Heading2"/>
        <w:shd w:val="clear" w:color="auto" w:fill="FFFFFF"/>
        <w:spacing w:before="200" w:after="200"/>
      </w:pPr>
      <w:bookmarkStart w:id="41" w:name="_gbwk4sf8vuyf" w:colFirst="0" w:colLast="0"/>
      <w:bookmarkEnd w:id="41"/>
      <w:r>
        <w:t>2.</w:t>
      </w:r>
      <w:del w:id="42" w:author="CS" w:date="2023-10-08T21:21:00Z">
        <w:r w:rsidDel="0025200A">
          <w:delText xml:space="preserve">1 </w:delText>
        </w:r>
      </w:del>
      <w:ins w:id="43" w:author="CS" w:date="2023-10-08T21:21:00Z">
        <w:r w:rsidR="0025200A">
          <w:t>2</w:t>
        </w:r>
        <w:r w:rsidR="0025200A">
          <w:t xml:space="preserve"> </w:t>
        </w:r>
      </w:ins>
      <w:r>
        <w:t>Groundwater Modeling Methods</w:t>
      </w:r>
    </w:p>
    <w:p w14:paraId="272587D6" w14:textId="77777777" w:rsidR="00AE3CBE" w:rsidRDefault="00FC4B60">
      <w:pPr>
        <w:shd w:val="clear" w:color="auto" w:fill="FFFFFF"/>
        <w:rPr>
          <w:color w:val="222222"/>
        </w:rPr>
      </w:pPr>
      <w:r>
        <w:rPr>
          <w:color w:val="222222"/>
        </w:rPr>
        <w:t xml:space="preserve">The modeling framework used for this project followed from the collaborative modeling framework developed by Shuler and Mariner (2020). Stakeholder involvement was a key element in the modeling, and most of the critical input data were collected by ASPA including water level observations, well extraction rates, and infrastructure locations. The modeling framework was produced in a reproducible open-source manner by employing the Python package </w:t>
      </w:r>
      <w:proofErr w:type="spellStart"/>
      <w:r>
        <w:rPr>
          <w:color w:val="222222"/>
        </w:rPr>
        <w:t>FloPy</w:t>
      </w:r>
      <w:proofErr w:type="spellEnd"/>
      <w:r>
        <w:rPr>
          <w:color w:val="222222"/>
        </w:rPr>
        <w:t xml:space="preserve"> to manage model development and to document all code-based model scripts via Jupiter Notebooks (</w:t>
      </w:r>
      <w:proofErr w:type="spellStart"/>
      <w:r>
        <w:rPr>
          <w:color w:val="222222"/>
        </w:rPr>
        <w:t>Kluyver</w:t>
      </w:r>
      <w:proofErr w:type="spellEnd"/>
      <w:r>
        <w:rPr>
          <w:color w:val="222222"/>
        </w:rPr>
        <w:t xml:space="preserve"> et al., 2016) in an open-source repository on GitHub (Shuler, 2022). MODFLOW has been previously proven to be an effective model for simulation of coastal GWI in high-island settings (</w:t>
      </w:r>
      <w:proofErr w:type="spellStart"/>
      <w:r>
        <w:rPr>
          <w:color w:val="222222"/>
        </w:rPr>
        <w:t>Habel</w:t>
      </w:r>
      <w:proofErr w:type="spellEnd"/>
      <w:r>
        <w:rPr>
          <w:color w:val="222222"/>
        </w:rPr>
        <w:t xml:space="preserve"> et al., 2017; Masterson et al., 2017), and a newer study by </w:t>
      </w:r>
      <w:proofErr w:type="spellStart"/>
      <w:r>
        <w:rPr>
          <w:color w:val="222222"/>
        </w:rPr>
        <w:t>Habel</w:t>
      </w:r>
      <w:proofErr w:type="spellEnd"/>
      <w:r>
        <w:rPr>
          <w:color w:val="222222"/>
        </w:rPr>
        <w:t xml:space="preserve"> et al., (2019) suggests that using more computationally or time intensive density dependent models such as SEAWAT is not necessary to accurately simulate local groundwater gradients for successful GWI simulation. </w:t>
      </w:r>
    </w:p>
    <w:p w14:paraId="65D8E918" w14:textId="22B635EA" w:rsidR="00AE3CBE" w:rsidRDefault="00FC4B60">
      <w:pPr>
        <w:shd w:val="clear" w:color="auto" w:fill="FFFFFF"/>
        <w:spacing w:before="200" w:after="200"/>
        <w:rPr>
          <w:color w:val="222222"/>
        </w:rPr>
      </w:pPr>
      <w:r>
        <w:rPr>
          <w:color w:val="222222"/>
        </w:rPr>
        <w:t xml:space="preserve">For this study, a 7.5 x 7.5 km region surrounding Pago Pago Harbor was delineated as the single layer model domain (Fig. 3), and it was divided into 2.25 million model cells to achieve a 5 m cell resolution. Top elevations were assigned from a 1 m resolution DEM (OCM, 2012) and the bottom elevation was held constant at a depth of 500 m below </w:t>
      </w:r>
      <w:r w:rsidR="00121B9F">
        <w:rPr>
          <w:color w:val="222222"/>
        </w:rPr>
        <w:t>mean sea level (</w:t>
      </w:r>
      <w:r>
        <w:rPr>
          <w:color w:val="222222"/>
        </w:rPr>
        <w:t>MSL</w:t>
      </w:r>
      <w:r w:rsidR="00121B9F">
        <w:rPr>
          <w:color w:val="222222"/>
        </w:rPr>
        <w:t>)</w:t>
      </w:r>
      <w:r>
        <w:rPr>
          <w:color w:val="222222"/>
        </w:rPr>
        <w:t xml:space="preserve">. The shoreline was assigned a specified head boundary at 0 MSL for the base scenario, and terrestrial boundaries were assigned a specified head equivalent to the head level taken from the island-wide model detailed in Shuler and Mariner, (2020). Shoreline position, based on NOAA SLR scenarios (OCM, 2016), and sea level-based specified heads were modified accordingly for each of the three SLR scenarios. Oceanic areas outside of the coastal specified head boundaries were assigned an inactive status. Streams were simulated as drains and major channels were obtained from the National Hydraulic Dataset (USGS, 2018). </w:t>
      </w:r>
      <w:r w:rsidR="00F30E02">
        <w:rPr>
          <w:color w:val="222222"/>
        </w:rPr>
        <w:t>Pump rates</w:t>
      </w:r>
      <w:r>
        <w:rPr>
          <w:color w:val="222222"/>
        </w:rPr>
        <w:t xml:space="preserve"> for active wells in the model domain were obtained from ASPA and were set at their average extraction rates calculated between 2005-2017, representing the period of highest-quality available data. A total of 27 water level observations at wells detailed in Shuler and Mariner, (2020) were used for model calibration. Recharge for both present-day and future climate RCP4.5 scenarios were clipped from the island-wide high-resolution recharge coverages of Tutuila produced by Shuler et al., (2021). Spatially distributed horizontal hydraulic conductivity (</w:t>
      </w:r>
      <w:proofErr w:type="spellStart"/>
      <w:r>
        <w:rPr>
          <w:color w:val="222222"/>
        </w:rPr>
        <w:t>hK</w:t>
      </w:r>
      <w:proofErr w:type="spellEnd"/>
      <w:r>
        <w:rPr>
          <w:color w:val="222222"/>
        </w:rPr>
        <w:t xml:space="preserve">) values were obtained through calibration using a </w:t>
      </w:r>
      <w:r w:rsidR="00F30E02">
        <w:rPr>
          <w:color w:val="222222"/>
        </w:rPr>
        <w:t>zone-based</w:t>
      </w:r>
      <w:r>
        <w:rPr>
          <w:color w:val="222222"/>
        </w:rPr>
        <w:t xml:space="preserve"> approach based on the eleven geologic units within the Pago Harbor area as defined by Stearns (1944). Note that the model was a 1-layer model, thus it does not include values for vertical hydraulic conductivity or anisotropy. </w:t>
      </w:r>
    </w:p>
    <w:p w14:paraId="4D731B14" w14:textId="77777777" w:rsidR="00AE3CBE" w:rsidRDefault="00FC4B60">
      <w:pPr>
        <w:shd w:val="clear" w:color="auto" w:fill="FFFFFF"/>
        <w:spacing w:before="200" w:after="200"/>
        <w:rPr>
          <w:color w:val="222222"/>
        </w:rPr>
      </w:pPr>
      <w:r>
        <w:rPr>
          <w:color w:val="222222"/>
        </w:rPr>
        <w:t xml:space="preserve">The </w:t>
      </w:r>
      <w:proofErr w:type="spellStart"/>
      <w:r>
        <w:rPr>
          <w:color w:val="222222"/>
        </w:rPr>
        <w:t>FloPy</w:t>
      </w:r>
      <w:proofErr w:type="spellEnd"/>
      <w:r>
        <w:rPr>
          <w:color w:val="222222"/>
        </w:rPr>
        <w:t xml:space="preserve"> model was run using MODFLOW 2005 and the resulting water table surface was used to assess the depth to groundwater by geospatially subtracting the land-surface height at each cell. This provided a spatially distributed estimate of the depth to groundwater throughout the entire model domain. </w:t>
      </w:r>
    </w:p>
    <w:p w14:paraId="53E2B48B" w14:textId="77777777" w:rsidR="00AE3CBE" w:rsidRDefault="00AE3CBE">
      <w:pPr>
        <w:shd w:val="clear" w:color="auto" w:fill="FFFFFF"/>
        <w:spacing w:before="200" w:after="200"/>
        <w:rPr>
          <w:i/>
          <w:color w:val="222222"/>
        </w:rPr>
      </w:pPr>
    </w:p>
    <w:p w14:paraId="3B351003" w14:textId="01214E00" w:rsidR="00AE3CBE" w:rsidRDefault="00FC4B60">
      <w:pPr>
        <w:shd w:val="clear" w:color="auto" w:fill="FFFFFF"/>
        <w:spacing w:before="200" w:after="200"/>
        <w:rPr>
          <w:color w:val="222222"/>
        </w:rPr>
      </w:pPr>
      <w:r>
        <w:rPr>
          <w:noProof/>
          <w:color w:val="222222"/>
        </w:rPr>
        <w:drawing>
          <wp:inline distT="114300" distB="114300" distL="114300" distR="114300" wp14:anchorId="02EAEBEC" wp14:editId="09697B27">
            <wp:extent cx="6119813" cy="2857837"/>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t="2887" b="2887"/>
                    <a:stretch>
                      <a:fillRect/>
                    </a:stretch>
                  </pic:blipFill>
                  <pic:spPr>
                    <a:xfrm>
                      <a:off x="0" y="0"/>
                      <a:ext cx="6119813" cy="2857837"/>
                    </a:xfrm>
                    <a:prstGeom prst="rect">
                      <a:avLst/>
                    </a:prstGeom>
                    <a:ln/>
                  </pic:spPr>
                </pic:pic>
              </a:graphicData>
            </a:graphic>
          </wp:inline>
        </w:drawing>
      </w:r>
      <w:r>
        <w:rPr>
          <w:color w:val="222222"/>
        </w:rPr>
        <w:br/>
      </w:r>
      <w:r>
        <w:rPr>
          <w:i/>
          <w:color w:val="222222"/>
        </w:rPr>
        <w:t>Figure 3: Maps showing the spatial distribution of model parameters. a) hydrologic conductivity (</w:t>
      </w:r>
      <w:proofErr w:type="spellStart"/>
      <w:r>
        <w:rPr>
          <w:i/>
          <w:color w:val="222222"/>
        </w:rPr>
        <w:t>hK</w:t>
      </w:r>
      <w:proofErr w:type="spellEnd"/>
      <w:r>
        <w:rPr>
          <w:i/>
          <w:color w:val="222222"/>
        </w:rPr>
        <w:t xml:space="preserve">). b) Average </w:t>
      </w:r>
      <w:r w:rsidR="00F30E02">
        <w:rPr>
          <w:i/>
          <w:color w:val="222222"/>
        </w:rPr>
        <w:t>annual groundwater</w:t>
      </w:r>
      <w:r>
        <w:rPr>
          <w:i/>
          <w:color w:val="222222"/>
        </w:rPr>
        <w:t xml:space="preserve"> recharge (in./year) and stream/model drain locations. c) Buried and </w:t>
      </w:r>
      <w:r w:rsidR="00F30E02">
        <w:rPr>
          <w:i/>
          <w:color w:val="222222"/>
        </w:rPr>
        <w:t>surface-based</w:t>
      </w:r>
      <w:r>
        <w:rPr>
          <w:i/>
          <w:color w:val="222222"/>
        </w:rPr>
        <w:t xml:space="preserve"> infrastructure locations in the Pago Pago Harbor area. </w:t>
      </w:r>
    </w:p>
    <w:p w14:paraId="7DB422EB" w14:textId="77777777" w:rsidR="00AE3CBE" w:rsidRDefault="00AE3CBE">
      <w:pPr>
        <w:shd w:val="clear" w:color="auto" w:fill="FFFFFF"/>
        <w:spacing w:before="200" w:after="200"/>
        <w:rPr>
          <w:color w:val="222222"/>
        </w:rPr>
      </w:pPr>
    </w:p>
    <w:p w14:paraId="02AC9DCA" w14:textId="50D8A61F" w:rsidR="00AE3CBE" w:rsidRDefault="00FC4B60">
      <w:pPr>
        <w:pStyle w:val="Heading2"/>
        <w:shd w:val="clear" w:color="auto" w:fill="FFFFFF"/>
        <w:spacing w:before="200" w:after="200"/>
      </w:pPr>
      <w:bookmarkStart w:id="44" w:name="_a2t92jahsvi9" w:colFirst="0" w:colLast="0"/>
      <w:bookmarkEnd w:id="44"/>
      <w:r>
        <w:t>2.</w:t>
      </w:r>
      <w:del w:id="45" w:author="CS" w:date="2023-10-08T21:21:00Z">
        <w:r w:rsidDel="0025200A">
          <w:delText xml:space="preserve">2 </w:delText>
        </w:r>
      </w:del>
      <w:ins w:id="46" w:author="CS" w:date="2023-10-08T21:21:00Z">
        <w:r w:rsidR="0025200A">
          <w:t>3</w:t>
        </w:r>
        <w:r w:rsidR="0025200A">
          <w:t xml:space="preserve"> </w:t>
        </w:r>
      </w:ins>
      <w:r>
        <w:t xml:space="preserve">Subsurface and Surface-based Infrastructure Data </w:t>
      </w:r>
    </w:p>
    <w:p w14:paraId="332E1125" w14:textId="77777777" w:rsidR="00AE3CBE" w:rsidRDefault="00FC4B60">
      <w:pPr>
        <w:shd w:val="clear" w:color="auto" w:fill="FFFFFF"/>
        <w:spacing w:before="200" w:after="200"/>
        <w:rPr>
          <w:color w:val="222222"/>
        </w:rPr>
      </w:pPr>
      <w:r>
        <w:rPr>
          <w:color w:val="222222"/>
        </w:rPr>
        <w:t xml:space="preserve">Two-dimensional </w:t>
      </w:r>
      <w:r>
        <w:rPr>
          <w:color w:val="222222"/>
          <w:highlight w:val="white"/>
        </w:rPr>
        <w:t xml:space="preserve">as-built </w:t>
      </w:r>
      <w:r>
        <w:rPr>
          <w:color w:val="222222"/>
        </w:rPr>
        <w:t xml:space="preserve">drawings of water, sewer and buried electrical infrastructure (items 1-6 below) were obtained directly from ASPA as CAD or GIS-shapefiles. Shapefiles of roads and buildings were obtained from the American Samoa Department of Commerce GIS-Portal (ASDOC, 2015). Infrastructure considered in this assessment included: </w:t>
      </w:r>
    </w:p>
    <w:p w14:paraId="09548C38" w14:textId="77777777" w:rsidR="00AE3CBE" w:rsidRDefault="00FC4B60">
      <w:pPr>
        <w:numPr>
          <w:ilvl w:val="0"/>
          <w:numId w:val="1"/>
        </w:numPr>
        <w:shd w:val="clear" w:color="auto" w:fill="FFFFFF"/>
        <w:spacing w:before="200"/>
        <w:ind w:left="940"/>
      </w:pPr>
      <w:r>
        <w:rPr>
          <w:color w:val="222222"/>
        </w:rPr>
        <w:t>Transmission and Distribution water mains</w:t>
      </w:r>
    </w:p>
    <w:p w14:paraId="0B93E74F" w14:textId="77777777" w:rsidR="00AE3CBE" w:rsidRDefault="00FC4B60">
      <w:pPr>
        <w:numPr>
          <w:ilvl w:val="0"/>
          <w:numId w:val="1"/>
        </w:numPr>
        <w:shd w:val="clear" w:color="auto" w:fill="FFFFFF"/>
        <w:ind w:left="940"/>
      </w:pPr>
      <w:r>
        <w:rPr>
          <w:color w:val="222222"/>
        </w:rPr>
        <w:t>Sewer lines</w:t>
      </w:r>
    </w:p>
    <w:p w14:paraId="441D868F" w14:textId="77777777" w:rsidR="00AE3CBE" w:rsidRDefault="00FC4B60">
      <w:pPr>
        <w:numPr>
          <w:ilvl w:val="0"/>
          <w:numId w:val="1"/>
        </w:numPr>
        <w:shd w:val="clear" w:color="auto" w:fill="FFFFFF"/>
        <w:ind w:left="940"/>
      </w:pPr>
      <w:r>
        <w:rPr>
          <w:color w:val="222222"/>
        </w:rPr>
        <w:t>Water system booster stations</w:t>
      </w:r>
    </w:p>
    <w:p w14:paraId="3BBFF304" w14:textId="77777777" w:rsidR="00AE3CBE" w:rsidRDefault="00FC4B60">
      <w:pPr>
        <w:numPr>
          <w:ilvl w:val="0"/>
          <w:numId w:val="1"/>
        </w:numPr>
        <w:shd w:val="clear" w:color="auto" w:fill="FFFFFF"/>
        <w:ind w:left="940"/>
      </w:pPr>
      <w:r>
        <w:rPr>
          <w:color w:val="222222"/>
        </w:rPr>
        <w:t>Sewer system lift stations</w:t>
      </w:r>
    </w:p>
    <w:p w14:paraId="4DDABCD7" w14:textId="2993B580" w:rsidR="00AE3CBE" w:rsidRDefault="00FC4B60">
      <w:pPr>
        <w:numPr>
          <w:ilvl w:val="0"/>
          <w:numId w:val="1"/>
        </w:numPr>
        <w:shd w:val="clear" w:color="auto" w:fill="FFFFFF"/>
        <w:ind w:left="940"/>
        <w:rPr>
          <w:color w:val="222222"/>
        </w:rPr>
      </w:pPr>
      <w:r>
        <w:rPr>
          <w:color w:val="222222"/>
        </w:rPr>
        <w:t xml:space="preserve">Customer water </w:t>
      </w:r>
      <w:proofErr w:type="spellStart"/>
      <w:r w:rsidR="00121B9F" w:rsidRPr="00121B9F">
        <w:rPr>
          <w:color w:val="222222"/>
        </w:rPr>
        <w:t>metre</w:t>
      </w:r>
      <w:r>
        <w:rPr>
          <w:color w:val="222222"/>
        </w:rPr>
        <w:t>s</w:t>
      </w:r>
      <w:proofErr w:type="spellEnd"/>
      <w:r>
        <w:rPr>
          <w:color w:val="222222"/>
        </w:rPr>
        <w:t xml:space="preserve"> </w:t>
      </w:r>
    </w:p>
    <w:p w14:paraId="5B8B5C85" w14:textId="77777777" w:rsidR="00AE3CBE" w:rsidRDefault="00FC4B60">
      <w:pPr>
        <w:numPr>
          <w:ilvl w:val="0"/>
          <w:numId w:val="1"/>
        </w:numPr>
        <w:shd w:val="clear" w:color="auto" w:fill="FFFFFF"/>
        <w:ind w:left="940"/>
      </w:pPr>
      <w:r>
        <w:rPr>
          <w:color w:val="222222"/>
        </w:rPr>
        <w:t>Buried electrical lines</w:t>
      </w:r>
    </w:p>
    <w:p w14:paraId="0C69410C" w14:textId="77777777" w:rsidR="00AE3CBE" w:rsidRDefault="00FC4B60">
      <w:pPr>
        <w:numPr>
          <w:ilvl w:val="0"/>
          <w:numId w:val="1"/>
        </w:numPr>
        <w:shd w:val="clear" w:color="auto" w:fill="FFFFFF"/>
        <w:ind w:left="940"/>
        <w:rPr>
          <w:color w:val="222222"/>
        </w:rPr>
      </w:pPr>
      <w:r>
        <w:rPr>
          <w:color w:val="222222"/>
        </w:rPr>
        <w:t>Roadways</w:t>
      </w:r>
    </w:p>
    <w:p w14:paraId="3CF11DF6" w14:textId="77777777" w:rsidR="00AE3CBE" w:rsidRDefault="00FC4B60">
      <w:pPr>
        <w:numPr>
          <w:ilvl w:val="0"/>
          <w:numId w:val="1"/>
        </w:numPr>
        <w:shd w:val="clear" w:color="auto" w:fill="FFFFFF"/>
        <w:spacing w:after="200"/>
        <w:ind w:left="940"/>
        <w:rPr>
          <w:color w:val="222222"/>
        </w:rPr>
      </w:pPr>
      <w:r>
        <w:rPr>
          <w:color w:val="222222"/>
        </w:rPr>
        <w:t>Buildings</w:t>
      </w:r>
    </w:p>
    <w:p w14:paraId="09172D7A" w14:textId="51380FC6" w:rsidR="00AE3CBE" w:rsidRDefault="00FC4B60">
      <w:pPr>
        <w:shd w:val="clear" w:color="auto" w:fill="FFFFFF"/>
        <w:spacing w:before="200" w:after="200"/>
        <w:rPr>
          <w:color w:val="222222"/>
        </w:rPr>
      </w:pPr>
      <w:r>
        <w:rPr>
          <w:color w:val="222222"/>
        </w:rPr>
        <w:t xml:space="preserve">Since the depth of buried assets is variable and none of the available data files contained vertical dimensionality, the average depth for all subsurface infrastructure was assumed to be 1 m. This estimate is considered to be conservative as many buried pipes are located even deeper, especially when placed under roads or other areas with vehicle traffic </w:t>
      </w:r>
      <w:r>
        <w:t>(W. Hua-Hsien, personal communication Dec. 2021)</w:t>
      </w:r>
      <w:r>
        <w:rPr>
          <w:color w:val="222222"/>
        </w:rPr>
        <w:t xml:space="preserve">. Subsurface infrastructure included water, sewer, and buried electrical lines as well as sewer lift stations since most lift station components are located </w:t>
      </w:r>
      <w:r>
        <w:rPr>
          <w:color w:val="222222"/>
        </w:rPr>
        <w:lastRenderedPageBreak/>
        <w:t xml:space="preserve">below grade. Surface-based infrastructure included water boosters, roads, buildings, and customer water meters. Roads and buildings shapefiles circa 2009, were obtained from the American Samoa GIS </w:t>
      </w:r>
      <w:r w:rsidR="00F30E02">
        <w:rPr>
          <w:color w:val="222222"/>
        </w:rPr>
        <w:t>users’</w:t>
      </w:r>
      <w:r>
        <w:rPr>
          <w:color w:val="222222"/>
        </w:rPr>
        <w:t xml:space="preserve"> group. All shapefiles and </w:t>
      </w:r>
      <w:r>
        <w:rPr>
          <w:color w:val="222222"/>
          <w:highlight w:val="white"/>
        </w:rPr>
        <w:t xml:space="preserve">as-builts </w:t>
      </w:r>
      <w:r>
        <w:rPr>
          <w:color w:val="222222"/>
        </w:rPr>
        <w:t xml:space="preserve">were clipped to their extent within the inner harbor area shown on Figure 3. While the model boundary does include some outer villages on the north and south shores, infrastructure in these areas were not included due to boundary condition effects. To determine where infrastructure was flooded, all cells within the depth to water coverage(s) with a value less than 1 m for subsurface infrastructure and less than 0 m for surface infrastructure were aggregated into a single ‘flooded area’ shapefile, and geospatial locations of infrastructure were intersected with the flooded areas. This method was reproduced for each SLR and climate change scenario to calculate the total length or number of each infrastructure asset type that were modeled as flooded for each scenario. </w:t>
      </w:r>
    </w:p>
    <w:p w14:paraId="59386342" w14:textId="77777777" w:rsidR="00AE3CBE" w:rsidRDefault="00AE3CBE">
      <w:pPr>
        <w:shd w:val="clear" w:color="auto" w:fill="FFFFFF"/>
        <w:spacing w:before="200" w:after="200"/>
        <w:rPr>
          <w:color w:val="222222"/>
        </w:rPr>
      </w:pPr>
    </w:p>
    <w:p w14:paraId="6344AED2" w14:textId="59D68346" w:rsidR="00AE3CBE" w:rsidRDefault="00FC4B60">
      <w:pPr>
        <w:pStyle w:val="Heading2"/>
        <w:shd w:val="clear" w:color="auto" w:fill="FFFFFF"/>
      </w:pPr>
      <w:bookmarkStart w:id="47" w:name="_a78395oq1ucx" w:colFirst="0" w:colLast="0"/>
      <w:bookmarkEnd w:id="47"/>
      <w:r>
        <w:t>2.</w:t>
      </w:r>
      <w:del w:id="48" w:author="CS" w:date="2023-10-08T21:21:00Z">
        <w:r w:rsidDel="0025200A">
          <w:delText xml:space="preserve">3 </w:delText>
        </w:r>
      </w:del>
      <w:ins w:id="49" w:author="CS" w:date="2023-10-08T21:21:00Z">
        <w:r w:rsidR="0025200A">
          <w:t>4</w:t>
        </w:r>
        <w:r w:rsidR="0025200A">
          <w:t xml:space="preserve"> </w:t>
        </w:r>
      </w:ins>
      <w:r>
        <w:t xml:space="preserve">SLR </w:t>
      </w:r>
      <w:ins w:id="50" w:author="CS" w:date="2023-10-10T21:31:00Z">
        <w:r w:rsidR="00027B1D">
          <w:t xml:space="preserve">and Future Climate </w:t>
        </w:r>
      </w:ins>
      <w:r>
        <w:t>Scenarios</w:t>
      </w:r>
    </w:p>
    <w:p w14:paraId="5CF391F1" w14:textId="0E98E131" w:rsidR="00AE3CBE" w:rsidRDefault="00FC4B60">
      <w:pPr>
        <w:shd w:val="clear" w:color="auto" w:fill="FFFFFF"/>
        <w:rPr>
          <w:color w:val="222222"/>
        </w:rPr>
      </w:pPr>
      <w:r>
        <w:rPr>
          <w:rFonts w:ascii="Arial Unicode MS" w:eastAsia="Arial Unicode MS" w:hAnsi="Arial Unicode MS" w:cs="Arial Unicode MS"/>
          <w:color w:val="222222"/>
        </w:rPr>
        <w:t xml:space="preserve">Three different levels of SLR were selected for use in the model based on projections provided by the 2017 NOAA Sea level Viewer: 0.6 m (≈ </w:t>
      </w:r>
      <w:r>
        <w:rPr>
          <w:color w:val="222222"/>
        </w:rPr>
        <w:t>2 ft</w:t>
      </w:r>
      <w:r>
        <w:rPr>
          <w:rFonts w:ascii="Arial Unicode MS" w:eastAsia="Arial Unicode MS" w:hAnsi="Arial Unicode MS" w:cs="Arial Unicode MS"/>
          <w:color w:val="222222"/>
        </w:rPr>
        <w:t xml:space="preserve">) SLR, 1.5 m (≈ 5 ft) SLR, and 2.4 (≈ 8 ft) m SLR. These sea levels are representative of different possible SLR projections at different times. Climate projections are often produced at the end of century resolution and managers often plan for these </w:t>
      </w:r>
      <w:r w:rsidR="00F30E02">
        <w:rPr>
          <w:rFonts w:ascii="Arial Unicode MS" w:eastAsia="Arial Unicode MS" w:hAnsi="Arial Unicode MS" w:cs="Arial Unicode MS"/>
          <w:color w:val="222222"/>
        </w:rPr>
        <w:t>long-term</w:t>
      </w:r>
      <w:r>
        <w:rPr>
          <w:rFonts w:ascii="Arial Unicode MS" w:eastAsia="Arial Unicode MS" w:hAnsi="Arial Unicode MS" w:cs="Arial Unicode MS"/>
          <w:color w:val="222222"/>
        </w:rPr>
        <w:t xml:space="preserve"> timelines, thus the year 2090 was selected as a key point in our assessment. Specifically in the year 2090, 2.4 m SLR is considered by the NOAA SLR viewer to be </w:t>
      </w:r>
      <w:proofErr w:type="gramStart"/>
      <w:r>
        <w:rPr>
          <w:rFonts w:ascii="Arial Unicode MS" w:eastAsia="Arial Unicode MS" w:hAnsi="Arial Unicode MS" w:cs="Arial Unicode MS"/>
          <w:color w:val="222222"/>
        </w:rPr>
        <w:t>the ”extreme</w:t>
      </w:r>
      <w:proofErr w:type="gramEnd"/>
      <w:r>
        <w:rPr>
          <w:rFonts w:ascii="Arial Unicode MS" w:eastAsia="Arial Unicode MS" w:hAnsi="Arial Unicode MS" w:cs="Arial Unicode MS"/>
          <w:color w:val="222222"/>
        </w:rPr>
        <w:t>” scenario, 1.5 m SLR is the ”intermediate high” scenario, and 0.6 m SLR is the  “intermediate low” scenario (</w:t>
      </w:r>
      <w:r>
        <w:rPr>
          <w:color w:val="222222"/>
        </w:rPr>
        <w:t xml:space="preserve">OCM, 2016). These projected sea levels also correspond to other potentially useful points of reference, specifically 1.5 m SLR is the “extreme” scenario in the year 2070, and 0.6 m SLR is </w:t>
      </w:r>
      <w:proofErr w:type="gramStart"/>
      <w:r>
        <w:rPr>
          <w:color w:val="222222"/>
        </w:rPr>
        <w:t>the ”extreme</w:t>
      </w:r>
      <w:proofErr w:type="gramEnd"/>
      <w:r>
        <w:rPr>
          <w:color w:val="222222"/>
        </w:rPr>
        <w:t>“ scenario in the year 2040. The year 2040 is currently well within the engineering lifespan of most surface and subsurface infrastructure components, making this point of reference useful for informing present day equipment procurement decisions. The year 2090 is also likely to have a different climate and thus a different groundwater recharge distribution than the present day. To account for this the only available future</w:t>
      </w:r>
      <w:ins w:id="51" w:author="CS" w:date="2023-10-10T21:53:00Z">
        <w:r w:rsidR="00F64BAE">
          <w:rPr>
            <w:color w:val="222222"/>
          </w:rPr>
          <w:t xml:space="preserve"> climate informed</w:t>
        </w:r>
      </w:ins>
      <w:del w:id="52" w:author="CS" w:date="2023-10-10T21:53:00Z">
        <w:r w:rsidDel="00F64BAE">
          <w:rPr>
            <w:color w:val="222222"/>
          </w:rPr>
          <w:delText xml:space="preserve"> </w:delText>
        </w:r>
      </w:del>
      <w:del w:id="53" w:author="CS" w:date="2023-10-10T21:52:00Z">
        <w:r w:rsidDel="00F64BAE">
          <w:rPr>
            <w:color w:val="222222"/>
          </w:rPr>
          <w:delText xml:space="preserve">downscaled </w:delText>
        </w:r>
      </w:del>
      <w:ins w:id="54" w:author="CS" w:date="2023-10-10T21:54:00Z">
        <w:r w:rsidR="00F64BAE">
          <w:rPr>
            <w:color w:val="222222"/>
          </w:rPr>
          <w:t xml:space="preserve"> </w:t>
        </w:r>
      </w:ins>
      <w:ins w:id="55" w:author="CS" w:date="2023-10-10T21:53:00Z">
        <w:r w:rsidR="00F64BAE">
          <w:rPr>
            <w:color w:val="222222"/>
          </w:rPr>
          <w:t xml:space="preserve">groundwater </w:t>
        </w:r>
      </w:ins>
      <w:r>
        <w:rPr>
          <w:color w:val="222222"/>
        </w:rPr>
        <w:t>recharge coverage was used (Shuler et al., 2021) as a</w:t>
      </w:r>
      <w:ins w:id="56" w:author="CS" w:date="2023-10-10T21:50:00Z">
        <w:r w:rsidR="001C2171">
          <w:rPr>
            <w:color w:val="222222"/>
          </w:rPr>
          <w:t xml:space="preserve">n input </w:t>
        </w:r>
        <w:r w:rsidR="00F64BAE">
          <w:rPr>
            <w:color w:val="222222"/>
          </w:rPr>
          <w:t>to the</w:t>
        </w:r>
      </w:ins>
      <w:r>
        <w:rPr>
          <w:color w:val="222222"/>
        </w:rPr>
        <w:t xml:space="preserve"> </w:t>
      </w:r>
      <w:del w:id="57" w:author="CS" w:date="2023-10-10T21:50:00Z">
        <w:r w:rsidDel="00F64BAE">
          <w:rPr>
            <w:color w:val="222222"/>
          </w:rPr>
          <w:delText xml:space="preserve">MODFLOW </w:delText>
        </w:r>
      </w:del>
      <w:del w:id="58" w:author="CS" w:date="2023-10-10T21:51:00Z">
        <w:r w:rsidDel="00F64BAE">
          <w:rPr>
            <w:color w:val="222222"/>
          </w:rPr>
          <w:delText xml:space="preserve">input for </w:delText>
        </w:r>
      </w:del>
      <w:del w:id="59" w:author="CS" w:date="2023-10-10T21:54:00Z">
        <w:r w:rsidDel="00F64BAE">
          <w:rPr>
            <w:color w:val="222222"/>
          </w:rPr>
          <w:delText>future-scenario</w:delText>
        </w:r>
      </w:del>
      <w:ins w:id="60" w:author="CS" w:date="2023-10-10T21:50:00Z">
        <w:r w:rsidR="00F64BAE">
          <w:rPr>
            <w:color w:val="222222"/>
          </w:rPr>
          <w:t>MODFLOW</w:t>
        </w:r>
      </w:ins>
      <w:r>
        <w:rPr>
          <w:color w:val="222222"/>
        </w:rPr>
        <w:t xml:space="preserve"> model</w:t>
      </w:r>
      <w:del w:id="61" w:author="CS" w:date="2023-10-10T21:55:00Z">
        <w:r w:rsidDel="00F64BAE">
          <w:rPr>
            <w:color w:val="222222"/>
          </w:rPr>
          <w:delText>s</w:delText>
        </w:r>
      </w:del>
      <w:r>
        <w:rPr>
          <w:color w:val="222222"/>
        </w:rPr>
        <w:t xml:space="preserve">. This future recharge coverage was derived from </w:t>
      </w:r>
      <w:ins w:id="62" w:author="CS" w:date="2023-10-10T21:45:00Z">
        <w:r w:rsidR="001C2171">
          <w:rPr>
            <w:color w:val="222222"/>
          </w:rPr>
          <w:t>the only available</w:t>
        </w:r>
      </w:ins>
      <w:del w:id="63" w:author="CS" w:date="2023-10-10T21:45:00Z">
        <w:r w:rsidDel="001C2171">
          <w:rPr>
            <w:color w:val="222222"/>
          </w:rPr>
          <w:delText>a</w:delText>
        </w:r>
      </w:del>
      <w:r>
        <w:rPr>
          <w:color w:val="222222"/>
        </w:rPr>
        <w:t xml:space="preserve"> downscaled climate model for American Samoa (Wang and Zhang, 2016), based on the RCP 4.5 emissions projection for the period 2080 to 2100</w:t>
      </w:r>
      <w:ins w:id="64" w:author="CS" w:date="2023-10-10T21:28:00Z">
        <w:r w:rsidR="00027B1D">
          <w:rPr>
            <w:color w:val="222222"/>
          </w:rPr>
          <w:t>, which was selected a</w:t>
        </w:r>
      </w:ins>
      <w:ins w:id="65" w:author="CS" w:date="2023-10-10T21:29:00Z">
        <w:r w:rsidR="00027B1D">
          <w:rPr>
            <w:color w:val="222222"/>
          </w:rPr>
          <w:t xml:space="preserve">s it represented the largest </w:t>
        </w:r>
      </w:ins>
      <w:ins w:id="66" w:author="CS" w:date="2023-10-10T21:47:00Z">
        <w:r w:rsidR="001C2171">
          <w:rPr>
            <w:color w:val="222222"/>
          </w:rPr>
          <w:t>rainfall</w:t>
        </w:r>
      </w:ins>
      <w:ins w:id="67" w:author="CS" w:date="2023-10-10T21:29:00Z">
        <w:r w:rsidR="00027B1D">
          <w:rPr>
            <w:color w:val="222222"/>
          </w:rPr>
          <w:t xml:space="preserve"> </w:t>
        </w:r>
      </w:ins>
      <w:ins w:id="68" w:author="CS" w:date="2023-10-10T21:47:00Z">
        <w:r w:rsidR="001C2171">
          <w:rPr>
            <w:color w:val="222222"/>
          </w:rPr>
          <w:t>anomaly</w:t>
        </w:r>
      </w:ins>
      <w:ins w:id="69" w:author="CS" w:date="2023-10-10T21:29:00Z">
        <w:r w:rsidR="00027B1D">
          <w:rPr>
            <w:color w:val="222222"/>
          </w:rPr>
          <w:t xml:space="preserve"> of</w:t>
        </w:r>
      </w:ins>
      <w:ins w:id="70" w:author="CS" w:date="2023-10-10T21:47:00Z">
        <w:r w:rsidR="001C2171">
          <w:rPr>
            <w:color w:val="222222"/>
          </w:rPr>
          <w:t xml:space="preserve"> </w:t>
        </w:r>
      </w:ins>
      <w:ins w:id="71" w:author="CS" w:date="2023-10-10T21:29:00Z">
        <w:r w:rsidR="00027B1D">
          <w:rPr>
            <w:color w:val="222222"/>
          </w:rPr>
          <w:t>Wang and Zhang</w:t>
        </w:r>
      </w:ins>
      <w:ins w:id="72" w:author="CS" w:date="2023-10-10T21:47:00Z">
        <w:r w:rsidR="001C2171">
          <w:rPr>
            <w:color w:val="222222"/>
          </w:rPr>
          <w:t>’s modeled</w:t>
        </w:r>
      </w:ins>
      <w:ins w:id="73" w:author="CS" w:date="2023-10-10T21:29:00Z">
        <w:r w:rsidR="00027B1D">
          <w:rPr>
            <w:color w:val="222222"/>
          </w:rPr>
          <w:t xml:space="preserve"> emissions scenarios</w:t>
        </w:r>
      </w:ins>
      <w:del w:id="74" w:author="CS" w:date="2023-10-10T21:28:00Z">
        <w:r w:rsidDel="00027B1D">
          <w:rPr>
            <w:color w:val="222222"/>
          </w:rPr>
          <w:delText>.</w:delText>
        </w:r>
      </w:del>
      <w:r>
        <w:rPr>
          <w:color w:val="222222"/>
        </w:rPr>
        <w:t xml:space="preserve"> </w:t>
      </w:r>
    </w:p>
    <w:p w14:paraId="0732BAB9" w14:textId="77777777" w:rsidR="00AE3CBE" w:rsidRDefault="00AE3CBE">
      <w:pPr>
        <w:shd w:val="clear" w:color="auto" w:fill="FFFFFF"/>
        <w:rPr>
          <w:color w:val="222222"/>
        </w:rPr>
      </w:pPr>
    </w:p>
    <w:p w14:paraId="4031FB76" w14:textId="20621465" w:rsidR="00AE3CBE" w:rsidRDefault="00FC4B60">
      <w:pPr>
        <w:pStyle w:val="Heading2"/>
        <w:shd w:val="clear" w:color="auto" w:fill="FFFFFF"/>
      </w:pPr>
      <w:bookmarkStart w:id="75" w:name="_i2bzgdjh65l3" w:colFirst="0" w:colLast="0"/>
      <w:bookmarkEnd w:id="75"/>
      <w:r>
        <w:t>2.</w:t>
      </w:r>
      <w:del w:id="76" w:author="CS" w:date="2023-10-08T21:21:00Z">
        <w:r w:rsidDel="0025200A">
          <w:delText xml:space="preserve">4 </w:delText>
        </w:r>
      </w:del>
      <w:ins w:id="77" w:author="CS" w:date="2023-10-08T21:21:00Z">
        <w:r w:rsidR="0025200A">
          <w:t>5</w:t>
        </w:r>
        <w:r w:rsidR="0025200A">
          <w:t xml:space="preserve"> </w:t>
        </w:r>
      </w:ins>
      <w:r>
        <w:t xml:space="preserve">Model Calibration and Sensitivity Testing </w:t>
      </w:r>
    </w:p>
    <w:p w14:paraId="5888B6CE" w14:textId="2F0464DD" w:rsidR="00AE3CBE" w:rsidRDefault="00FC4B60">
      <w:pPr>
        <w:shd w:val="clear" w:color="auto" w:fill="FFFFFF"/>
        <w:rPr>
          <w:color w:val="222222"/>
        </w:rPr>
      </w:pPr>
      <w:r>
        <w:rPr>
          <w:color w:val="222222"/>
        </w:rPr>
        <w:t xml:space="preserve">By using the </w:t>
      </w:r>
      <w:proofErr w:type="spellStart"/>
      <w:r>
        <w:rPr>
          <w:color w:val="222222"/>
        </w:rPr>
        <w:t>FloPy</w:t>
      </w:r>
      <w:proofErr w:type="spellEnd"/>
      <w:r>
        <w:rPr>
          <w:color w:val="222222"/>
        </w:rPr>
        <w:t xml:space="preserve"> package, the MODFLOW executable and all processing of model inputs could be run directly from a single Python interface. This allows the model to be easily wrapped into a loop function and parameters to be varied to assess performance under different controlled parameterizations for both calibration and sensitivity testing. Model calibration was </w:t>
      </w:r>
      <w:r>
        <w:rPr>
          <w:color w:val="222222"/>
        </w:rPr>
        <w:lastRenderedPageBreak/>
        <w:t xml:space="preserve">performed for the most uncertain model parameter, </w:t>
      </w:r>
      <w:proofErr w:type="spellStart"/>
      <w:r>
        <w:rPr>
          <w:color w:val="222222"/>
        </w:rPr>
        <w:t>hK</w:t>
      </w:r>
      <w:proofErr w:type="spellEnd"/>
      <w:r>
        <w:rPr>
          <w:color w:val="222222"/>
        </w:rPr>
        <w:t xml:space="preserve">. Spatially distributed </w:t>
      </w:r>
      <w:proofErr w:type="spellStart"/>
      <w:r>
        <w:rPr>
          <w:color w:val="222222"/>
        </w:rPr>
        <w:t>hK</w:t>
      </w:r>
      <w:proofErr w:type="spellEnd"/>
      <w:r>
        <w:rPr>
          <w:color w:val="222222"/>
        </w:rPr>
        <w:t xml:space="preserve"> values were varied using a </w:t>
      </w:r>
      <w:r w:rsidR="00F30E02">
        <w:rPr>
          <w:color w:val="222222"/>
        </w:rPr>
        <w:t>zone-based</w:t>
      </w:r>
      <w:r>
        <w:rPr>
          <w:color w:val="222222"/>
        </w:rPr>
        <w:t xml:space="preserve"> approach with a unique </w:t>
      </w:r>
      <w:proofErr w:type="spellStart"/>
      <w:r>
        <w:rPr>
          <w:color w:val="222222"/>
        </w:rPr>
        <w:t>hK</w:t>
      </w:r>
      <w:proofErr w:type="spellEnd"/>
      <w:r>
        <w:rPr>
          <w:color w:val="222222"/>
        </w:rPr>
        <w:t xml:space="preserve"> parameter for each of the eleven geologic units in the model. The model cost function was defined as the root-mean square error (RMSE) between the set of computed and observed water levels</w:t>
      </w:r>
      <w:r w:rsidR="00121B9F">
        <w:rPr>
          <w:color w:val="222222"/>
        </w:rPr>
        <w:t xml:space="preserve"> (Fig. 4)</w:t>
      </w:r>
      <w:r>
        <w:rPr>
          <w:color w:val="222222"/>
        </w:rPr>
        <w:t xml:space="preserve"> at 27 observation points (groundwater wells) located within the model domain and described in Shuler and Mariner (2020). The Python Package </w:t>
      </w:r>
      <w:proofErr w:type="spellStart"/>
      <w:r>
        <w:rPr>
          <w:color w:val="222222"/>
        </w:rPr>
        <w:t>Scipy</w:t>
      </w:r>
      <w:proofErr w:type="spellEnd"/>
      <w:r>
        <w:rPr>
          <w:color w:val="222222"/>
        </w:rPr>
        <w:t xml:space="preserve"> (</w:t>
      </w:r>
      <w:hyperlink r:id="rId10">
        <w:r>
          <w:rPr>
            <w:color w:val="1155CC"/>
            <w:u w:val="single"/>
          </w:rPr>
          <w:t>https://www.scipy.org/</w:t>
        </w:r>
      </w:hyperlink>
      <w:r>
        <w:rPr>
          <w:color w:val="222222"/>
        </w:rPr>
        <w:t xml:space="preserve">) contains a </w:t>
      </w:r>
      <w:r>
        <w:rPr>
          <w:color w:val="333333"/>
          <w:sz w:val="23"/>
          <w:szCs w:val="23"/>
          <w:highlight w:val="white"/>
        </w:rPr>
        <w:t xml:space="preserve">scalar </w:t>
      </w:r>
      <w:r>
        <w:rPr>
          <w:color w:val="222222"/>
        </w:rPr>
        <w:t xml:space="preserve">optimization </w:t>
      </w:r>
      <w:r w:rsidR="00F30E02">
        <w:rPr>
          <w:color w:val="222222"/>
        </w:rPr>
        <w:t>function “</w:t>
      </w:r>
      <w:proofErr w:type="spellStart"/>
      <w:proofErr w:type="gramStart"/>
      <w:r>
        <w:rPr>
          <w:color w:val="222222"/>
        </w:rPr>
        <w:t>scipy.optimize</w:t>
      </w:r>
      <w:proofErr w:type="gramEnd"/>
      <w:r>
        <w:rPr>
          <w:color w:val="222222"/>
        </w:rPr>
        <w:t>.minimize</w:t>
      </w:r>
      <w:proofErr w:type="spellEnd"/>
      <w:r>
        <w:rPr>
          <w:color w:val="222222"/>
        </w:rPr>
        <w:t xml:space="preserve">” that was used iteratively to optimize the cost function and determine the best fitting </w:t>
      </w:r>
      <w:proofErr w:type="spellStart"/>
      <w:r>
        <w:rPr>
          <w:color w:val="222222"/>
        </w:rPr>
        <w:t>hK</w:t>
      </w:r>
      <w:proofErr w:type="spellEnd"/>
      <w:r>
        <w:rPr>
          <w:color w:val="222222"/>
        </w:rPr>
        <w:t xml:space="preserve"> values. Ultimately calibration resulted in an RMSE of 2.6 m which was deemed to be acceptable once subsequent calibration iterations yielded no significant improvement in RMSE. </w:t>
      </w:r>
    </w:p>
    <w:p w14:paraId="0FD9EDFB" w14:textId="77777777" w:rsidR="00AE3CBE" w:rsidRDefault="00AE3CBE">
      <w:pPr>
        <w:shd w:val="clear" w:color="auto" w:fill="FFFFFF"/>
        <w:rPr>
          <w:color w:val="222222"/>
        </w:rPr>
      </w:pPr>
    </w:p>
    <w:p w14:paraId="368B744D" w14:textId="77777777" w:rsidR="00AE3CBE" w:rsidRDefault="00AE3CBE">
      <w:pPr>
        <w:shd w:val="clear" w:color="auto" w:fill="FFFFFF"/>
        <w:rPr>
          <w:i/>
          <w:color w:val="222222"/>
        </w:rPr>
      </w:pPr>
    </w:p>
    <w:p w14:paraId="1EF977B4" w14:textId="77777777" w:rsidR="00AE3CBE" w:rsidRDefault="00FC4B60">
      <w:pPr>
        <w:shd w:val="clear" w:color="auto" w:fill="FFFFFF"/>
        <w:rPr>
          <w:color w:val="222222"/>
        </w:rPr>
      </w:pPr>
      <w:r>
        <w:rPr>
          <w:noProof/>
          <w:color w:val="222222"/>
        </w:rPr>
        <w:drawing>
          <wp:inline distT="114300" distB="114300" distL="114300" distR="114300" wp14:anchorId="2EA64669" wp14:editId="3BE8004E">
            <wp:extent cx="3117239" cy="3062288"/>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117239" cy="3062288"/>
                    </a:xfrm>
                    <a:prstGeom prst="rect">
                      <a:avLst/>
                    </a:prstGeom>
                    <a:ln/>
                  </pic:spPr>
                </pic:pic>
              </a:graphicData>
            </a:graphic>
          </wp:inline>
        </w:drawing>
      </w:r>
    </w:p>
    <w:p w14:paraId="6372040A" w14:textId="77777777" w:rsidR="00AE3CBE" w:rsidRDefault="00FC4B60">
      <w:pPr>
        <w:shd w:val="clear" w:color="auto" w:fill="FFFFFF"/>
        <w:rPr>
          <w:color w:val="222222"/>
        </w:rPr>
      </w:pPr>
      <w:r>
        <w:rPr>
          <w:i/>
          <w:color w:val="222222"/>
        </w:rPr>
        <w:t xml:space="preserve">Figure 4: The 1:1 plot of calibration results showing observed (X axis) and computed (Y axis) water levels at wells for the </w:t>
      </w:r>
      <w:proofErr w:type="gramStart"/>
      <w:r>
        <w:rPr>
          <w:i/>
          <w:color w:val="222222"/>
        </w:rPr>
        <w:t>present day</w:t>
      </w:r>
      <w:proofErr w:type="gramEnd"/>
      <w:r>
        <w:rPr>
          <w:i/>
          <w:color w:val="222222"/>
        </w:rPr>
        <w:t xml:space="preserve"> model. </w:t>
      </w:r>
    </w:p>
    <w:p w14:paraId="2811D0B2" w14:textId="77777777" w:rsidR="00AE3CBE" w:rsidRDefault="00AE3CBE">
      <w:pPr>
        <w:shd w:val="clear" w:color="auto" w:fill="FFFFFF"/>
        <w:rPr>
          <w:color w:val="222222"/>
        </w:rPr>
      </w:pPr>
    </w:p>
    <w:p w14:paraId="4E800711" w14:textId="77777777" w:rsidR="00AE3CBE" w:rsidRDefault="00AE3CBE">
      <w:pPr>
        <w:shd w:val="clear" w:color="auto" w:fill="FFFFFF"/>
        <w:rPr>
          <w:color w:val="222222"/>
        </w:rPr>
      </w:pPr>
    </w:p>
    <w:p w14:paraId="209BFF2E" w14:textId="40174825" w:rsidR="00AE3CBE" w:rsidRDefault="00FC4B60">
      <w:pPr>
        <w:shd w:val="clear" w:color="auto" w:fill="FFFFFF"/>
        <w:rPr>
          <w:color w:val="222222"/>
        </w:rPr>
      </w:pPr>
      <w:r>
        <w:rPr>
          <w:color w:val="222222"/>
        </w:rPr>
        <w:t xml:space="preserve">The model wrapper function was also applied in a sensitivity test of the model response </w:t>
      </w:r>
      <w:r w:rsidR="00F30E02">
        <w:rPr>
          <w:color w:val="222222"/>
        </w:rPr>
        <w:t>to independent</w:t>
      </w:r>
      <w:r>
        <w:rPr>
          <w:color w:val="222222"/>
        </w:rPr>
        <w:t xml:space="preserve"> perturbations of each of the </w:t>
      </w:r>
      <w:proofErr w:type="spellStart"/>
      <w:r>
        <w:rPr>
          <w:color w:val="222222"/>
        </w:rPr>
        <w:t>hK</w:t>
      </w:r>
      <w:proofErr w:type="spellEnd"/>
      <w:r>
        <w:rPr>
          <w:color w:val="222222"/>
        </w:rPr>
        <w:t xml:space="preserve"> values and other key parameters including stream conductance, well pumping rates, and recharge rates. The final objective value, represented by the total length of flooded subsurface water and sewer lines, was calculated for each sensitivity test case and the resulting percent difference in this value between each test case and the base case scenario (no perturbations) was recorded. While it is not possible to directly quantify model uncertainty due to the iterative and non-linear nature of the model, sensitivity testing shows not only which parameters are most important, but also allows for an understanding of how much of the model uncertainty is derived from each parameter. Results of sensitivity tests are presented in section 3.2. </w:t>
      </w:r>
    </w:p>
    <w:p w14:paraId="1B993FAF" w14:textId="77777777" w:rsidR="00AE3CBE" w:rsidRDefault="00AE3CBE">
      <w:pPr>
        <w:shd w:val="clear" w:color="auto" w:fill="FFFFFF"/>
        <w:rPr>
          <w:color w:val="222222"/>
        </w:rPr>
      </w:pPr>
    </w:p>
    <w:p w14:paraId="612CEA59" w14:textId="77777777" w:rsidR="00AE3CBE" w:rsidRDefault="00AE3CBE">
      <w:pPr>
        <w:shd w:val="clear" w:color="auto" w:fill="FFFFFF"/>
        <w:rPr>
          <w:color w:val="222222"/>
        </w:rPr>
      </w:pPr>
    </w:p>
    <w:p w14:paraId="13274701" w14:textId="77777777" w:rsidR="00AE3CBE" w:rsidRDefault="00FC4B60">
      <w:pPr>
        <w:pStyle w:val="Heading1"/>
        <w:shd w:val="clear" w:color="auto" w:fill="FFFFFF"/>
      </w:pPr>
      <w:bookmarkStart w:id="78" w:name="_wkssz2m7i9ne" w:colFirst="0" w:colLast="0"/>
      <w:bookmarkEnd w:id="78"/>
      <w:r>
        <w:t>3. Results</w:t>
      </w:r>
    </w:p>
    <w:p w14:paraId="64DBAFB4" w14:textId="5A3E40EE" w:rsidR="00AE3CBE" w:rsidRDefault="00FC4B60">
      <w:pPr>
        <w:shd w:val="clear" w:color="auto" w:fill="FFFFFF"/>
        <w:rPr>
          <w:color w:val="222222"/>
        </w:rPr>
      </w:pPr>
      <w:r>
        <w:rPr>
          <w:color w:val="222222"/>
        </w:rPr>
        <w:t xml:space="preserve">For the present-day calibrated base case scenario, the model indicated that less than 1% of surface infrastructure, and less than 4% of subsurface infrastructure is currently affected by GWI. This is a reasonable figure according to ASPA operations staff, and helps to validate the model’s accuracy. For the different future SLR scenarios, GWI effects grade towards the most extreme case, where in the 2.4 m SLR scenario, which also includes the 2090 RCP4.5 climate regime, the model calculates that 30%-90% of subsurface infrastructure, and 10-30% of surface infrastructure may be affected by GWI or surface flooding, respectively. In this worst-case scenario, the model calculated that 21.4 km of roads would be flooded, 13 km of sewer lines, 7 of the 8 sewer lift stations flooded at their bases, 18.7 km of buried electrical lines, and 37.6 km of inundated water lines. For context, replacing 37.6 km of water lines would require approximately 6,200 individual </w:t>
      </w:r>
      <w:r w:rsidR="00F30E02">
        <w:rPr>
          <w:color w:val="222222"/>
        </w:rPr>
        <w:t>20-foot-long</w:t>
      </w:r>
      <w:r>
        <w:rPr>
          <w:color w:val="222222"/>
        </w:rPr>
        <w:t xml:space="preserve"> pipes, which if assuming each had a 12-inch outer diameter, would require 85 semi-truck loads to transport. In all scenarios, the majority of impacted infrastructure features are primarily located in those areas of heavy development built upon the relatively low-elevation coastal plains at the valley mouths. These areas include: </w:t>
      </w:r>
      <w:proofErr w:type="spellStart"/>
      <w:r>
        <w:rPr>
          <w:color w:val="222222"/>
        </w:rPr>
        <w:t>Fogotogo</w:t>
      </w:r>
      <w:proofErr w:type="spellEnd"/>
      <w:r>
        <w:rPr>
          <w:color w:val="222222"/>
        </w:rPr>
        <w:t xml:space="preserve"> Village, </w:t>
      </w:r>
      <w:proofErr w:type="spellStart"/>
      <w:r>
        <w:rPr>
          <w:color w:val="222222"/>
        </w:rPr>
        <w:t>Utulei</w:t>
      </w:r>
      <w:proofErr w:type="spellEnd"/>
      <w:r>
        <w:rPr>
          <w:color w:val="222222"/>
        </w:rPr>
        <w:t xml:space="preserve"> Village, Pago Village, and Aua Village. Figure 5 shows the depth to groundwater in the inner harbor area for the present day and each of the three SLR scenarios, whereas all areas in blue are flooded at the surface, and areas in green have less than 1 m of unsaturated space resulting in assumed flooding of subsurface infrastructure. Areas in </w:t>
      </w:r>
      <w:r>
        <w:t xml:space="preserve">orange and red indicate where the unsaturated space is less than 2 </w:t>
      </w:r>
      <w:r>
        <w:rPr>
          <w:color w:val="222222"/>
        </w:rPr>
        <w:t xml:space="preserve">m and 3 m, respectively, which could be an issue for deeper infrastructure. </w:t>
      </w:r>
    </w:p>
    <w:p w14:paraId="5AF06B06" w14:textId="65D02887" w:rsidR="00AE3CBE" w:rsidRDefault="00FC4B60">
      <w:pPr>
        <w:shd w:val="clear" w:color="auto" w:fill="FFFFFF"/>
        <w:spacing w:before="200" w:after="200"/>
        <w:rPr>
          <w:color w:val="222222"/>
        </w:rPr>
      </w:pPr>
      <w:r>
        <w:rPr>
          <w:color w:val="222222"/>
        </w:rPr>
        <w:t xml:space="preserve">The model assessed GWI impacts on eight individual infrastructure types, across a large region. While the exact locations of GWI impacts on each of these assets can be seen by plotting the associated shapefiles in the project repository (https://github.com/cshuler/Pago_GWI_Modeling), a </w:t>
      </w:r>
      <w:r w:rsidR="00F30E02">
        <w:rPr>
          <w:color w:val="222222"/>
        </w:rPr>
        <w:t>higher-level</w:t>
      </w:r>
      <w:r>
        <w:rPr>
          <w:color w:val="222222"/>
        </w:rPr>
        <w:t xml:space="preserve"> synthesis is useful for managers and policy makers. This is shown in Table 1 which shows the percentage of the total number of point assets or the total length of linear assets affected by GWI for each scenario. </w:t>
      </w:r>
    </w:p>
    <w:p w14:paraId="5446AED4" w14:textId="77777777" w:rsidR="00AE3CBE" w:rsidRDefault="00FC4B60">
      <w:pPr>
        <w:shd w:val="clear" w:color="auto" w:fill="FFFFFF"/>
        <w:rPr>
          <w:color w:val="222222"/>
        </w:rPr>
      </w:pPr>
      <w:r>
        <w:rPr>
          <w:color w:val="222222"/>
        </w:rPr>
        <w:t xml:space="preserve">While the future simulations presented here included both future SLR and future downscaled recharge projections, isolated scenarios with only one of each of these drivers were also run to assess the contribution of each driver on the final results. For summarization, calculating the average cell-by-cell increase between the future-climate coverage (RCP 4.5) and the base-case climate coverage indicated that the future climate was on average simulated to be 12 ± 0.04% wetter than the base case. However, this 12% increase only translated into increases of 7.2%, 1.4%, and 0.42% of inundated subsurface water and sewer lines for the 0.6 m, 1.5 m and 2.4 m SLR scenarios, respectively. This result suggests that the forcing from SLR, especially at the higher SLR levels, is the primary driver of increased nearshore groundwater levels rather than the increase in recharge at the magnitudes predicted by the Wang and Zhang, (2016) projections. </w:t>
      </w:r>
    </w:p>
    <w:p w14:paraId="36ADD934" w14:textId="77777777" w:rsidR="00AE3CBE" w:rsidRDefault="00AE3CBE">
      <w:pPr>
        <w:shd w:val="clear" w:color="auto" w:fill="FFFFFF"/>
        <w:spacing w:before="200" w:after="200"/>
        <w:rPr>
          <w:color w:val="222222"/>
        </w:rPr>
      </w:pPr>
    </w:p>
    <w:p w14:paraId="46725FBB" w14:textId="77777777" w:rsidR="00AE3CBE" w:rsidRDefault="00AE3CBE">
      <w:pPr>
        <w:shd w:val="clear" w:color="auto" w:fill="FFFFFF"/>
        <w:spacing w:before="200" w:after="200"/>
        <w:rPr>
          <w:i/>
          <w:color w:val="222222"/>
        </w:rPr>
      </w:pPr>
    </w:p>
    <w:p w14:paraId="2CCF597C" w14:textId="77777777" w:rsidR="00AE3CBE" w:rsidRDefault="00FC4B60">
      <w:pPr>
        <w:shd w:val="clear" w:color="auto" w:fill="FFFFFF"/>
        <w:spacing w:before="200" w:after="200"/>
        <w:rPr>
          <w:color w:val="222222"/>
        </w:rPr>
      </w:pPr>
      <w:r>
        <w:rPr>
          <w:noProof/>
          <w:color w:val="222222"/>
        </w:rPr>
        <w:drawing>
          <wp:inline distT="114300" distB="114300" distL="114300" distR="114300" wp14:anchorId="4E607695" wp14:editId="65B203CC">
            <wp:extent cx="2843213" cy="5539868"/>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l="185" r="185"/>
                    <a:stretch>
                      <a:fillRect/>
                    </a:stretch>
                  </pic:blipFill>
                  <pic:spPr>
                    <a:xfrm>
                      <a:off x="0" y="0"/>
                      <a:ext cx="2843213" cy="5539868"/>
                    </a:xfrm>
                    <a:prstGeom prst="rect">
                      <a:avLst/>
                    </a:prstGeom>
                    <a:ln/>
                  </pic:spPr>
                </pic:pic>
              </a:graphicData>
            </a:graphic>
          </wp:inline>
        </w:drawing>
      </w:r>
    </w:p>
    <w:p w14:paraId="29A8A7A4" w14:textId="77777777" w:rsidR="00AE3CBE" w:rsidRDefault="00FC4B60">
      <w:pPr>
        <w:shd w:val="clear" w:color="auto" w:fill="FFFFFF"/>
        <w:spacing w:before="200" w:after="200"/>
        <w:rPr>
          <w:color w:val="222222"/>
        </w:rPr>
      </w:pPr>
      <w:r>
        <w:rPr>
          <w:i/>
          <w:color w:val="222222"/>
        </w:rPr>
        <w:t xml:space="preserve">Figure 5: Model calculated depth to groundwater in the inner harbor area for the present day and the three SLR scenarios. Colors indicate depth of groundwater below the land surface with blue indicating surface flooding. Green shades indicate where the groundwater levels are modeled to be less than 1 m below land surface. To show infrastructure impacts, water lines are overlaid on the figure as gray lines. Other infrastructure layers are omitted for clarity. </w:t>
      </w:r>
    </w:p>
    <w:p w14:paraId="4633FDE4" w14:textId="77777777" w:rsidR="00AE3CBE" w:rsidRDefault="00AE3CBE">
      <w:pPr>
        <w:shd w:val="clear" w:color="auto" w:fill="FFFFFF"/>
        <w:spacing w:before="200" w:after="200"/>
        <w:rPr>
          <w:color w:val="222222"/>
        </w:rPr>
      </w:pPr>
    </w:p>
    <w:p w14:paraId="53A00053" w14:textId="77777777" w:rsidR="00AE3CBE" w:rsidRDefault="00FC4B60">
      <w:pPr>
        <w:shd w:val="clear" w:color="auto" w:fill="FFFFFF"/>
        <w:spacing w:before="200" w:after="200"/>
        <w:rPr>
          <w:color w:val="222222"/>
        </w:rPr>
      </w:pPr>
      <w:r>
        <w:br w:type="page"/>
      </w:r>
    </w:p>
    <w:tbl>
      <w:tblPr>
        <w:tblStyle w:val="a"/>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1470"/>
        <w:gridCol w:w="1560"/>
        <w:gridCol w:w="1560"/>
        <w:gridCol w:w="1560"/>
        <w:gridCol w:w="1560"/>
      </w:tblGrid>
      <w:tr w:rsidR="00AE3CBE" w14:paraId="2B1C0E75" w14:textId="77777777">
        <w:tc>
          <w:tcPr>
            <w:tcW w:w="1605" w:type="dxa"/>
            <w:shd w:val="clear" w:color="auto" w:fill="auto"/>
            <w:tcMar>
              <w:top w:w="100" w:type="dxa"/>
              <w:left w:w="100" w:type="dxa"/>
              <w:bottom w:w="100" w:type="dxa"/>
              <w:right w:w="100" w:type="dxa"/>
            </w:tcMar>
          </w:tcPr>
          <w:p w14:paraId="7CEF65E8" w14:textId="77777777" w:rsidR="00AE3CBE" w:rsidRDefault="00AE3CBE">
            <w:pPr>
              <w:widowControl w:val="0"/>
              <w:pBdr>
                <w:top w:val="nil"/>
                <w:left w:val="nil"/>
                <w:bottom w:val="nil"/>
                <w:right w:val="nil"/>
                <w:between w:val="nil"/>
              </w:pBdr>
              <w:spacing w:line="240" w:lineRule="auto"/>
              <w:rPr>
                <w:color w:val="222222"/>
              </w:rPr>
            </w:pPr>
          </w:p>
        </w:tc>
        <w:tc>
          <w:tcPr>
            <w:tcW w:w="1470" w:type="dxa"/>
            <w:shd w:val="clear" w:color="auto" w:fill="auto"/>
            <w:tcMar>
              <w:top w:w="100" w:type="dxa"/>
              <w:left w:w="100" w:type="dxa"/>
              <w:bottom w:w="100" w:type="dxa"/>
              <w:right w:w="100" w:type="dxa"/>
            </w:tcMar>
          </w:tcPr>
          <w:p w14:paraId="07257A6F" w14:textId="77777777" w:rsidR="00AE3CBE" w:rsidRDefault="00FC4B60">
            <w:pPr>
              <w:widowControl w:val="0"/>
              <w:pBdr>
                <w:top w:val="nil"/>
                <w:left w:val="nil"/>
                <w:bottom w:val="nil"/>
                <w:right w:val="nil"/>
                <w:between w:val="nil"/>
              </w:pBdr>
              <w:spacing w:line="240" w:lineRule="auto"/>
              <w:rPr>
                <w:b/>
                <w:color w:val="222222"/>
              </w:rPr>
            </w:pPr>
            <w:r>
              <w:rPr>
                <w:b/>
                <w:color w:val="222222"/>
              </w:rPr>
              <w:t>Total Assets</w:t>
            </w:r>
          </w:p>
          <w:p w14:paraId="43D69F42" w14:textId="77777777" w:rsidR="00AE3CBE" w:rsidRDefault="00FC4B60">
            <w:pPr>
              <w:widowControl w:val="0"/>
              <w:pBdr>
                <w:top w:val="nil"/>
                <w:left w:val="nil"/>
                <w:bottom w:val="nil"/>
                <w:right w:val="nil"/>
                <w:between w:val="nil"/>
              </w:pBdr>
              <w:spacing w:line="240" w:lineRule="auto"/>
              <w:rPr>
                <w:b/>
                <w:color w:val="222222"/>
              </w:rPr>
            </w:pPr>
            <w:r>
              <w:rPr>
                <w:b/>
                <w:color w:val="222222"/>
              </w:rPr>
              <w:t>(</w:t>
            </w:r>
            <w:proofErr w:type="gramStart"/>
            <w:r>
              <w:rPr>
                <w:b/>
                <w:color w:val="222222"/>
              </w:rPr>
              <w:t>km</w:t>
            </w:r>
            <w:proofErr w:type="gramEnd"/>
            <w:r>
              <w:rPr>
                <w:b/>
                <w:color w:val="222222"/>
              </w:rPr>
              <w:t xml:space="preserve"> or #)</w:t>
            </w:r>
          </w:p>
        </w:tc>
        <w:tc>
          <w:tcPr>
            <w:tcW w:w="1560" w:type="dxa"/>
            <w:shd w:val="clear" w:color="auto" w:fill="auto"/>
            <w:tcMar>
              <w:top w:w="100" w:type="dxa"/>
              <w:left w:w="100" w:type="dxa"/>
              <w:bottom w:w="100" w:type="dxa"/>
              <w:right w:w="100" w:type="dxa"/>
            </w:tcMar>
          </w:tcPr>
          <w:p w14:paraId="1BA883E4" w14:textId="77777777" w:rsidR="00AE3CBE" w:rsidRDefault="00FC4B60">
            <w:pPr>
              <w:widowControl w:val="0"/>
              <w:pBdr>
                <w:top w:val="nil"/>
                <w:left w:val="nil"/>
                <w:bottom w:val="nil"/>
                <w:right w:val="nil"/>
                <w:between w:val="nil"/>
              </w:pBdr>
              <w:spacing w:line="240" w:lineRule="auto"/>
              <w:rPr>
                <w:b/>
                <w:color w:val="222222"/>
              </w:rPr>
            </w:pPr>
            <w:r>
              <w:rPr>
                <w:b/>
                <w:color w:val="222222"/>
              </w:rPr>
              <w:t xml:space="preserve">Present day (% flooded) </w:t>
            </w:r>
          </w:p>
        </w:tc>
        <w:tc>
          <w:tcPr>
            <w:tcW w:w="1560" w:type="dxa"/>
            <w:shd w:val="clear" w:color="auto" w:fill="auto"/>
            <w:tcMar>
              <w:top w:w="100" w:type="dxa"/>
              <w:left w:w="100" w:type="dxa"/>
              <w:bottom w:w="100" w:type="dxa"/>
              <w:right w:w="100" w:type="dxa"/>
            </w:tcMar>
          </w:tcPr>
          <w:p w14:paraId="2AD87E4C" w14:textId="77777777" w:rsidR="00AE3CBE" w:rsidRDefault="00FC4B60">
            <w:pPr>
              <w:widowControl w:val="0"/>
              <w:pBdr>
                <w:top w:val="nil"/>
                <w:left w:val="nil"/>
                <w:bottom w:val="nil"/>
                <w:right w:val="nil"/>
                <w:between w:val="nil"/>
              </w:pBdr>
              <w:spacing w:line="240" w:lineRule="auto"/>
              <w:rPr>
                <w:b/>
                <w:color w:val="222222"/>
              </w:rPr>
            </w:pPr>
            <w:r>
              <w:rPr>
                <w:b/>
                <w:color w:val="222222"/>
              </w:rPr>
              <w:t>0.6 m SLR 2090 climate (% flooded)</w:t>
            </w:r>
          </w:p>
        </w:tc>
        <w:tc>
          <w:tcPr>
            <w:tcW w:w="1560" w:type="dxa"/>
            <w:shd w:val="clear" w:color="auto" w:fill="auto"/>
            <w:tcMar>
              <w:top w:w="100" w:type="dxa"/>
              <w:left w:w="100" w:type="dxa"/>
              <w:bottom w:w="100" w:type="dxa"/>
              <w:right w:w="100" w:type="dxa"/>
            </w:tcMar>
          </w:tcPr>
          <w:p w14:paraId="4E71F37D" w14:textId="77777777" w:rsidR="00AE3CBE" w:rsidRDefault="00FC4B60">
            <w:pPr>
              <w:widowControl w:val="0"/>
              <w:pBdr>
                <w:top w:val="nil"/>
                <w:left w:val="nil"/>
                <w:bottom w:val="nil"/>
                <w:right w:val="nil"/>
                <w:between w:val="nil"/>
              </w:pBdr>
              <w:spacing w:line="240" w:lineRule="auto"/>
              <w:rPr>
                <w:b/>
                <w:color w:val="222222"/>
              </w:rPr>
            </w:pPr>
            <w:r>
              <w:rPr>
                <w:b/>
                <w:color w:val="222222"/>
              </w:rPr>
              <w:t xml:space="preserve">1.5 m SLR 2090 climate (% flooded) </w:t>
            </w:r>
          </w:p>
        </w:tc>
        <w:tc>
          <w:tcPr>
            <w:tcW w:w="1560" w:type="dxa"/>
            <w:shd w:val="clear" w:color="auto" w:fill="auto"/>
            <w:tcMar>
              <w:top w:w="100" w:type="dxa"/>
              <w:left w:w="100" w:type="dxa"/>
              <w:bottom w:w="100" w:type="dxa"/>
              <w:right w:w="100" w:type="dxa"/>
            </w:tcMar>
          </w:tcPr>
          <w:p w14:paraId="0496E000" w14:textId="77777777" w:rsidR="00AE3CBE" w:rsidRDefault="00FC4B60">
            <w:pPr>
              <w:widowControl w:val="0"/>
              <w:pBdr>
                <w:top w:val="nil"/>
                <w:left w:val="nil"/>
                <w:bottom w:val="nil"/>
                <w:right w:val="nil"/>
                <w:between w:val="nil"/>
              </w:pBdr>
              <w:spacing w:line="240" w:lineRule="auto"/>
              <w:rPr>
                <w:b/>
                <w:color w:val="222222"/>
              </w:rPr>
            </w:pPr>
            <w:r>
              <w:rPr>
                <w:b/>
                <w:color w:val="222222"/>
              </w:rPr>
              <w:t xml:space="preserve">2.4 m SLR 2090 climate (% flooded) </w:t>
            </w:r>
          </w:p>
        </w:tc>
      </w:tr>
      <w:tr w:rsidR="00AE3CBE" w14:paraId="76D932FC" w14:textId="77777777">
        <w:trPr>
          <w:trHeight w:val="420"/>
        </w:trPr>
        <w:tc>
          <w:tcPr>
            <w:tcW w:w="9315" w:type="dxa"/>
            <w:gridSpan w:val="6"/>
            <w:shd w:val="clear" w:color="auto" w:fill="auto"/>
            <w:tcMar>
              <w:top w:w="100" w:type="dxa"/>
              <w:left w:w="100" w:type="dxa"/>
              <w:bottom w:w="100" w:type="dxa"/>
              <w:right w:w="100" w:type="dxa"/>
            </w:tcMar>
          </w:tcPr>
          <w:p w14:paraId="6E6369A8" w14:textId="77777777" w:rsidR="00AE3CBE" w:rsidRDefault="00FC4B60">
            <w:pPr>
              <w:widowControl w:val="0"/>
              <w:pBdr>
                <w:top w:val="nil"/>
                <w:left w:val="nil"/>
                <w:bottom w:val="nil"/>
                <w:right w:val="nil"/>
                <w:between w:val="nil"/>
              </w:pBdr>
              <w:spacing w:line="240" w:lineRule="auto"/>
              <w:rPr>
                <w:color w:val="222222"/>
              </w:rPr>
            </w:pPr>
            <w:r>
              <w:rPr>
                <w:b/>
                <w:color w:val="222222"/>
              </w:rPr>
              <w:t>Subsurface</w:t>
            </w:r>
          </w:p>
        </w:tc>
      </w:tr>
      <w:tr w:rsidR="00AE3CBE" w14:paraId="64C42703" w14:textId="77777777">
        <w:tc>
          <w:tcPr>
            <w:tcW w:w="1605" w:type="dxa"/>
            <w:shd w:val="clear" w:color="auto" w:fill="auto"/>
            <w:tcMar>
              <w:top w:w="100" w:type="dxa"/>
              <w:left w:w="100" w:type="dxa"/>
              <w:bottom w:w="100" w:type="dxa"/>
              <w:right w:w="100" w:type="dxa"/>
            </w:tcMar>
          </w:tcPr>
          <w:p w14:paraId="0585EF8D" w14:textId="77777777" w:rsidR="00AE3CBE" w:rsidRDefault="00FC4B60">
            <w:pPr>
              <w:widowControl w:val="0"/>
              <w:pBdr>
                <w:top w:val="nil"/>
                <w:left w:val="nil"/>
                <w:bottom w:val="nil"/>
                <w:right w:val="nil"/>
                <w:between w:val="nil"/>
              </w:pBdr>
              <w:spacing w:line="240" w:lineRule="auto"/>
              <w:rPr>
                <w:color w:val="222222"/>
              </w:rPr>
            </w:pPr>
            <w:r>
              <w:rPr>
                <w:color w:val="222222"/>
              </w:rPr>
              <w:t>Water Lines</w:t>
            </w:r>
          </w:p>
        </w:tc>
        <w:tc>
          <w:tcPr>
            <w:tcW w:w="1470" w:type="dxa"/>
            <w:shd w:val="clear" w:color="auto" w:fill="auto"/>
            <w:tcMar>
              <w:top w:w="100" w:type="dxa"/>
              <w:left w:w="100" w:type="dxa"/>
              <w:bottom w:w="100" w:type="dxa"/>
              <w:right w:w="100" w:type="dxa"/>
            </w:tcMar>
          </w:tcPr>
          <w:p w14:paraId="7E43AD64" w14:textId="77777777" w:rsidR="00AE3CBE" w:rsidRDefault="00FC4B60">
            <w:pPr>
              <w:widowControl w:val="0"/>
              <w:pBdr>
                <w:top w:val="nil"/>
                <w:left w:val="nil"/>
                <w:bottom w:val="nil"/>
                <w:right w:val="nil"/>
                <w:between w:val="nil"/>
              </w:pBdr>
              <w:jc w:val="center"/>
              <w:rPr>
                <w:color w:val="222222"/>
              </w:rPr>
            </w:pPr>
            <w:r>
              <w:rPr>
                <w:color w:val="222222"/>
              </w:rPr>
              <w:t>91.2 km</w:t>
            </w:r>
          </w:p>
        </w:tc>
        <w:tc>
          <w:tcPr>
            <w:tcW w:w="1560" w:type="dxa"/>
            <w:shd w:val="clear" w:color="auto" w:fill="auto"/>
            <w:tcMar>
              <w:top w:w="100" w:type="dxa"/>
              <w:left w:w="100" w:type="dxa"/>
              <w:bottom w:w="100" w:type="dxa"/>
              <w:right w:w="100" w:type="dxa"/>
            </w:tcMar>
          </w:tcPr>
          <w:p w14:paraId="055FC5E0" w14:textId="77777777" w:rsidR="00AE3CBE" w:rsidRDefault="00FC4B60">
            <w:pPr>
              <w:widowControl w:val="0"/>
              <w:pBdr>
                <w:top w:val="nil"/>
                <w:left w:val="nil"/>
                <w:bottom w:val="nil"/>
                <w:right w:val="nil"/>
                <w:between w:val="nil"/>
              </w:pBdr>
              <w:jc w:val="center"/>
              <w:rPr>
                <w:color w:val="222222"/>
              </w:rPr>
            </w:pPr>
            <w:r>
              <w:rPr>
                <w:color w:val="222222"/>
              </w:rPr>
              <w:t>3.8</w:t>
            </w:r>
            <w:r>
              <w:rPr>
                <w:sz w:val="20"/>
                <w:szCs w:val="20"/>
              </w:rPr>
              <w:t>%</w:t>
            </w:r>
          </w:p>
        </w:tc>
        <w:tc>
          <w:tcPr>
            <w:tcW w:w="1560" w:type="dxa"/>
            <w:shd w:val="clear" w:color="auto" w:fill="auto"/>
            <w:tcMar>
              <w:top w:w="100" w:type="dxa"/>
              <w:left w:w="100" w:type="dxa"/>
              <w:bottom w:w="100" w:type="dxa"/>
              <w:right w:w="100" w:type="dxa"/>
            </w:tcMar>
          </w:tcPr>
          <w:p w14:paraId="4636CF42"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12.3%</w:t>
            </w:r>
          </w:p>
        </w:tc>
        <w:tc>
          <w:tcPr>
            <w:tcW w:w="1560" w:type="dxa"/>
            <w:shd w:val="clear" w:color="auto" w:fill="auto"/>
            <w:tcMar>
              <w:top w:w="100" w:type="dxa"/>
              <w:left w:w="100" w:type="dxa"/>
              <w:bottom w:w="100" w:type="dxa"/>
              <w:right w:w="100" w:type="dxa"/>
            </w:tcMar>
          </w:tcPr>
          <w:p w14:paraId="3FB9E940"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30.4%</w:t>
            </w:r>
          </w:p>
        </w:tc>
        <w:tc>
          <w:tcPr>
            <w:tcW w:w="1560" w:type="dxa"/>
            <w:shd w:val="clear" w:color="auto" w:fill="auto"/>
            <w:tcMar>
              <w:top w:w="100" w:type="dxa"/>
              <w:left w:w="100" w:type="dxa"/>
              <w:bottom w:w="100" w:type="dxa"/>
              <w:right w:w="100" w:type="dxa"/>
            </w:tcMar>
          </w:tcPr>
          <w:p w14:paraId="5A3600A9"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41.1%</w:t>
            </w:r>
          </w:p>
        </w:tc>
      </w:tr>
      <w:tr w:rsidR="00AE3CBE" w14:paraId="0F34A6EB" w14:textId="77777777">
        <w:tc>
          <w:tcPr>
            <w:tcW w:w="1605" w:type="dxa"/>
            <w:shd w:val="clear" w:color="auto" w:fill="auto"/>
            <w:tcMar>
              <w:top w:w="100" w:type="dxa"/>
              <w:left w:w="100" w:type="dxa"/>
              <w:bottom w:w="100" w:type="dxa"/>
              <w:right w:w="100" w:type="dxa"/>
            </w:tcMar>
          </w:tcPr>
          <w:p w14:paraId="54199334" w14:textId="77777777" w:rsidR="00AE3CBE" w:rsidRDefault="00FC4B60">
            <w:pPr>
              <w:widowControl w:val="0"/>
              <w:pBdr>
                <w:top w:val="nil"/>
                <w:left w:val="nil"/>
                <w:bottom w:val="nil"/>
                <w:right w:val="nil"/>
                <w:between w:val="nil"/>
              </w:pBdr>
              <w:spacing w:line="240" w:lineRule="auto"/>
              <w:rPr>
                <w:color w:val="222222"/>
              </w:rPr>
            </w:pPr>
            <w:r>
              <w:rPr>
                <w:color w:val="222222"/>
              </w:rPr>
              <w:t>Sewer Lines</w:t>
            </w:r>
          </w:p>
        </w:tc>
        <w:tc>
          <w:tcPr>
            <w:tcW w:w="1470" w:type="dxa"/>
            <w:shd w:val="clear" w:color="auto" w:fill="auto"/>
            <w:tcMar>
              <w:top w:w="100" w:type="dxa"/>
              <w:left w:w="100" w:type="dxa"/>
              <w:bottom w:w="100" w:type="dxa"/>
              <w:right w:w="100" w:type="dxa"/>
            </w:tcMar>
          </w:tcPr>
          <w:p w14:paraId="7431080E"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42.3 km</w:t>
            </w:r>
          </w:p>
        </w:tc>
        <w:tc>
          <w:tcPr>
            <w:tcW w:w="1560" w:type="dxa"/>
            <w:shd w:val="clear" w:color="auto" w:fill="auto"/>
            <w:tcMar>
              <w:top w:w="100" w:type="dxa"/>
              <w:left w:w="100" w:type="dxa"/>
              <w:bottom w:w="100" w:type="dxa"/>
              <w:right w:w="100" w:type="dxa"/>
            </w:tcMar>
          </w:tcPr>
          <w:p w14:paraId="180EFCF2"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3.5%</w:t>
            </w:r>
          </w:p>
        </w:tc>
        <w:tc>
          <w:tcPr>
            <w:tcW w:w="1560" w:type="dxa"/>
            <w:shd w:val="clear" w:color="auto" w:fill="auto"/>
            <w:tcMar>
              <w:top w:w="100" w:type="dxa"/>
              <w:left w:w="100" w:type="dxa"/>
              <w:bottom w:w="100" w:type="dxa"/>
              <w:right w:w="100" w:type="dxa"/>
            </w:tcMar>
          </w:tcPr>
          <w:p w14:paraId="120A8D22"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12.1%</w:t>
            </w:r>
          </w:p>
        </w:tc>
        <w:tc>
          <w:tcPr>
            <w:tcW w:w="1560" w:type="dxa"/>
            <w:shd w:val="clear" w:color="auto" w:fill="auto"/>
            <w:tcMar>
              <w:top w:w="100" w:type="dxa"/>
              <w:left w:w="100" w:type="dxa"/>
              <w:bottom w:w="100" w:type="dxa"/>
              <w:right w:w="100" w:type="dxa"/>
            </w:tcMar>
          </w:tcPr>
          <w:p w14:paraId="39D51430"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27%</w:t>
            </w:r>
          </w:p>
        </w:tc>
        <w:tc>
          <w:tcPr>
            <w:tcW w:w="1560" w:type="dxa"/>
            <w:shd w:val="clear" w:color="auto" w:fill="auto"/>
            <w:tcMar>
              <w:top w:w="100" w:type="dxa"/>
              <w:left w:w="100" w:type="dxa"/>
              <w:bottom w:w="100" w:type="dxa"/>
              <w:right w:w="100" w:type="dxa"/>
            </w:tcMar>
          </w:tcPr>
          <w:p w14:paraId="3E74502D"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32.5%</w:t>
            </w:r>
          </w:p>
        </w:tc>
      </w:tr>
      <w:tr w:rsidR="00AE3CBE" w14:paraId="01AB2170" w14:textId="77777777">
        <w:tc>
          <w:tcPr>
            <w:tcW w:w="1605" w:type="dxa"/>
            <w:shd w:val="clear" w:color="auto" w:fill="auto"/>
            <w:tcMar>
              <w:top w:w="100" w:type="dxa"/>
              <w:left w:w="100" w:type="dxa"/>
              <w:bottom w:w="100" w:type="dxa"/>
              <w:right w:w="100" w:type="dxa"/>
            </w:tcMar>
          </w:tcPr>
          <w:p w14:paraId="71F42D4E" w14:textId="77777777" w:rsidR="00AE3CBE" w:rsidRDefault="00FC4B60">
            <w:pPr>
              <w:widowControl w:val="0"/>
              <w:pBdr>
                <w:top w:val="nil"/>
                <w:left w:val="nil"/>
                <w:bottom w:val="nil"/>
                <w:right w:val="nil"/>
                <w:between w:val="nil"/>
              </w:pBdr>
              <w:spacing w:line="240" w:lineRule="auto"/>
              <w:rPr>
                <w:color w:val="222222"/>
              </w:rPr>
            </w:pPr>
            <w:r>
              <w:rPr>
                <w:color w:val="222222"/>
              </w:rPr>
              <w:t xml:space="preserve">Electrical Lines </w:t>
            </w:r>
          </w:p>
        </w:tc>
        <w:tc>
          <w:tcPr>
            <w:tcW w:w="1470" w:type="dxa"/>
            <w:shd w:val="clear" w:color="auto" w:fill="auto"/>
            <w:tcMar>
              <w:top w:w="100" w:type="dxa"/>
              <w:left w:w="100" w:type="dxa"/>
              <w:bottom w:w="100" w:type="dxa"/>
              <w:right w:w="100" w:type="dxa"/>
            </w:tcMar>
          </w:tcPr>
          <w:p w14:paraId="3F7B026C"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20.5 km</w:t>
            </w:r>
          </w:p>
        </w:tc>
        <w:tc>
          <w:tcPr>
            <w:tcW w:w="1560" w:type="dxa"/>
            <w:shd w:val="clear" w:color="auto" w:fill="auto"/>
            <w:tcMar>
              <w:top w:w="100" w:type="dxa"/>
              <w:left w:w="100" w:type="dxa"/>
              <w:bottom w:w="100" w:type="dxa"/>
              <w:right w:w="100" w:type="dxa"/>
            </w:tcMar>
          </w:tcPr>
          <w:p w14:paraId="6D18B117"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10.8%</w:t>
            </w:r>
          </w:p>
        </w:tc>
        <w:tc>
          <w:tcPr>
            <w:tcW w:w="1560" w:type="dxa"/>
            <w:shd w:val="clear" w:color="auto" w:fill="auto"/>
            <w:tcMar>
              <w:top w:w="100" w:type="dxa"/>
              <w:left w:w="100" w:type="dxa"/>
              <w:bottom w:w="100" w:type="dxa"/>
              <w:right w:w="100" w:type="dxa"/>
            </w:tcMar>
          </w:tcPr>
          <w:p w14:paraId="674EA09C"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29.4%</w:t>
            </w:r>
          </w:p>
        </w:tc>
        <w:tc>
          <w:tcPr>
            <w:tcW w:w="1560" w:type="dxa"/>
            <w:shd w:val="clear" w:color="auto" w:fill="auto"/>
            <w:tcMar>
              <w:top w:w="100" w:type="dxa"/>
              <w:left w:w="100" w:type="dxa"/>
              <w:bottom w:w="100" w:type="dxa"/>
              <w:right w:w="100" w:type="dxa"/>
            </w:tcMar>
          </w:tcPr>
          <w:p w14:paraId="4E74782F"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71.1%</w:t>
            </w:r>
          </w:p>
        </w:tc>
        <w:tc>
          <w:tcPr>
            <w:tcW w:w="1560" w:type="dxa"/>
            <w:shd w:val="clear" w:color="auto" w:fill="auto"/>
            <w:tcMar>
              <w:top w:w="100" w:type="dxa"/>
              <w:left w:w="100" w:type="dxa"/>
              <w:bottom w:w="100" w:type="dxa"/>
              <w:right w:w="100" w:type="dxa"/>
            </w:tcMar>
          </w:tcPr>
          <w:p w14:paraId="6533720C"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91.1%</w:t>
            </w:r>
          </w:p>
        </w:tc>
      </w:tr>
      <w:tr w:rsidR="00AE3CBE" w14:paraId="6E6FE12F" w14:textId="77777777">
        <w:tc>
          <w:tcPr>
            <w:tcW w:w="1605" w:type="dxa"/>
            <w:shd w:val="clear" w:color="auto" w:fill="auto"/>
            <w:tcMar>
              <w:top w:w="100" w:type="dxa"/>
              <w:left w:w="100" w:type="dxa"/>
              <w:bottom w:w="100" w:type="dxa"/>
              <w:right w:w="100" w:type="dxa"/>
            </w:tcMar>
          </w:tcPr>
          <w:p w14:paraId="1D2E6875" w14:textId="77777777" w:rsidR="00AE3CBE" w:rsidRDefault="00FC4B60">
            <w:pPr>
              <w:widowControl w:val="0"/>
              <w:pBdr>
                <w:top w:val="nil"/>
                <w:left w:val="nil"/>
                <w:bottom w:val="nil"/>
                <w:right w:val="nil"/>
                <w:between w:val="nil"/>
              </w:pBdr>
              <w:spacing w:line="240" w:lineRule="auto"/>
              <w:rPr>
                <w:color w:val="222222"/>
              </w:rPr>
            </w:pPr>
            <w:r>
              <w:rPr>
                <w:color w:val="222222"/>
              </w:rPr>
              <w:t>Sewer Lift stations</w:t>
            </w:r>
          </w:p>
        </w:tc>
        <w:tc>
          <w:tcPr>
            <w:tcW w:w="1470" w:type="dxa"/>
            <w:shd w:val="clear" w:color="auto" w:fill="auto"/>
            <w:tcMar>
              <w:top w:w="100" w:type="dxa"/>
              <w:left w:w="100" w:type="dxa"/>
              <w:bottom w:w="100" w:type="dxa"/>
              <w:right w:w="100" w:type="dxa"/>
            </w:tcMar>
          </w:tcPr>
          <w:p w14:paraId="186A0EC6"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8</w:t>
            </w:r>
          </w:p>
        </w:tc>
        <w:tc>
          <w:tcPr>
            <w:tcW w:w="1560" w:type="dxa"/>
            <w:shd w:val="clear" w:color="auto" w:fill="auto"/>
            <w:tcMar>
              <w:top w:w="100" w:type="dxa"/>
              <w:left w:w="100" w:type="dxa"/>
              <w:bottom w:w="100" w:type="dxa"/>
              <w:right w:w="100" w:type="dxa"/>
            </w:tcMar>
          </w:tcPr>
          <w:p w14:paraId="37C58A3C"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0%</w:t>
            </w:r>
          </w:p>
        </w:tc>
        <w:tc>
          <w:tcPr>
            <w:tcW w:w="1560" w:type="dxa"/>
            <w:shd w:val="clear" w:color="auto" w:fill="auto"/>
            <w:tcMar>
              <w:top w:w="100" w:type="dxa"/>
              <w:left w:w="100" w:type="dxa"/>
              <w:bottom w:w="100" w:type="dxa"/>
              <w:right w:w="100" w:type="dxa"/>
            </w:tcMar>
          </w:tcPr>
          <w:p w14:paraId="30550480"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0%</w:t>
            </w:r>
          </w:p>
        </w:tc>
        <w:tc>
          <w:tcPr>
            <w:tcW w:w="1560" w:type="dxa"/>
            <w:shd w:val="clear" w:color="auto" w:fill="auto"/>
            <w:tcMar>
              <w:top w:w="100" w:type="dxa"/>
              <w:left w:w="100" w:type="dxa"/>
              <w:bottom w:w="100" w:type="dxa"/>
              <w:right w:w="100" w:type="dxa"/>
            </w:tcMar>
          </w:tcPr>
          <w:p w14:paraId="489A8122"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50%</w:t>
            </w:r>
          </w:p>
        </w:tc>
        <w:tc>
          <w:tcPr>
            <w:tcW w:w="1560" w:type="dxa"/>
            <w:shd w:val="clear" w:color="auto" w:fill="auto"/>
            <w:tcMar>
              <w:top w:w="100" w:type="dxa"/>
              <w:left w:w="100" w:type="dxa"/>
              <w:bottom w:w="100" w:type="dxa"/>
              <w:right w:w="100" w:type="dxa"/>
            </w:tcMar>
          </w:tcPr>
          <w:p w14:paraId="6A58DF00"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87.5%</w:t>
            </w:r>
          </w:p>
        </w:tc>
      </w:tr>
      <w:tr w:rsidR="00AE3CBE" w14:paraId="1510AA58" w14:textId="77777777">
        <w:trPr>
          <w:trHeight w:val="420"/>
        </w:trPr>
        <w:tc>
          <w:tcPr>
            <w:tcW w:w="9315" w:type="dxa"/>
            <w:gridSpan w:val="6"/>
            <w:shd w:val="clear" w:color="auto" w:fill="auto"/>
            <w:tcMar>
              <w:top w:w="100" w:type="dxa"/>
              <w:left w:w="100" w:type="dxa"/>
              <w:bottom w:w="100" w:type="dxa"/>
              <w:right w:w="100" w:type="dxa"/>
            </w:tcMar>
          </w:tcPr>
          <w:p w14:paraId="551EAE47" w14:textId="77777777" w:rsidR="00AE3CBE" w:rsidRDefault="00FC4B60">
            <w:pPr>
              <w:widowControl w:val="0"/>
              <w:pBdr>
                <w:top w:val="nil"/>
                <w:left w:val="nil"/>
                <w:bottom w:val="nil"/>
                <w:right w:val="nil"/>
                <w:between w:val="nil"/>
              </w:pBdr>
              <w:spacing w:line="240" w:lineRule="auto"/>
              <w:rPr>
                <w:b/>
                <w:color w:val="222222"/>
              </w:rPr>
            </w:pPr>
            <w:r>
              <w:rPr>
                <w:b/>
                <w:color w:val="222222"/>
              </w:rPr>
              <w:t xml:space="preserve">Surface </w:t>
            </w:r>
          </w:p>
        </w:tc>
      </w:tr>
      <w:tr w:rsidR="00AE3CBE" w14:paraId="2326253B" w14:textId="77777777">
        <w:trPr>
          <w:trHeight w:val="668"/>
        </w:trPr>
        <w:tc>
          <w:tcPr>
            <w:tcW w:w="1605" w:type="dxa"/>
            <w:shd w:val="clear" w:color="auto" w:fill="auto"/>
            <w:tcMar>
              <w:top w:w="100" w:type="dxa"/>
              <w:left w:w="100" w:type="dxa"/>
              <w:bottom w:w="100" w:type="dxa"/>
              <w:right w:w="100" w:type="dxa"/>
            </w:tcMar>
          </w:tcPr>
          <w:p w14:paraId="3B63AF8F" w14:textId="77777777" w:rsidR="00AE3CBE" w:rsidRDefault="00FC4B60">
            <w:pPr>
              <w:widowControl w:val="0"/>
              <w:pBdr>
                <w:top w:val="nil"/>
                <w:left w:val="nil"/>
                <w:bottom w:val="nil"/>
                <w:right w:val="nil"/>
                <w:between w:val="nil"/>
              </w:pBdr>
              <w:spacing w:line="240" w:lineRule="auto"/>
              <w:rPr>
                <w:color w:val="222222"/>
              </w:rPr>
            </w:pPr>
            <w:r>
              <w:rPr>
                <w:color w:val="222222"/>
              </w:rPr>
              <w:t>Water Meters</w:t>
            </w:r>
          </w:p>
        </w:tc>
        <w:tc>
          <w:tcPr>
            <w:tcW w:w="1470" w:type="dxa"/>
            <w:shd w:val="clear" w:color="auto" w:fill="auto"/>
            <w:tcMar>
              <w:top w:w="100" w:type="dxa"/>
              <w:left w:w="100" w:type="dxa"/>
              <w:bottom w:w="100" w:type="dxa"/>
              <w:right w:w="100" w:type="dxa"/>
            </w:tcMar>
          </w:tcPr>
          <w:p w14:paraId="7A52E6A0"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1,329</w:t>
            </w:r>
          </w:p>
        </w:tc>
        <w:tc>
          <w:tcPr>
            <w:tcW w:w="1560" w:type="dxa"/>
            <w:shd w:val="clear" w:color="auto" w:fill="auto"/>
            <w:tcMar>
              <w:top w:w="100" w:type="dxa"/>
              <w:left w:w="100" w:type="dxa"/>
              <w:bottom w:w="100" w:type="dxa"/>
              <w:right w:w="100" w:type="dxa"/>
            </w:tcMar>
          </w:tcPr>
          <w:p w14:paraId="5966749F"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0.1%</w:t>
            </w:r>
          </w:p>
        </w:tc>
        <w:tc>
          <w:tcPr>
            <w:tcW w:w="1560" w:type="dxa"/>
            <w:shd w:val="clear" w:color="auto" w:fill="auto"/>
            <w:tcMar>
              <w:top w:w="100" w:type="dxa"/>
              <w:left w:w="100" w:type="dxa"/>
              <w:bottom w:w="100" w:type="dxa"/>
              <w:right w:w="100" w:type="dxa"/>
            </w:tcMar>
          </w:tcPr>
          <w:p w14:paraId="4A94D233"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0.2%</w:t>
            </w:r>
          </w:p>
        </w:tc>
        <w:tc>
          <w:tcPr>
            <w:tcW w:w="1560" w:type="dxa"/>
            <w:shd w:val="clear" w:color="auto" w:fill="auto"/>
            <w:tcMar>
              <w:top w:w="100" w:type="dxa"/>
              <w:left w:w="100" w:type="dxa"/>
              <w:bottom w:w="100" w:type="dxa"/>
              <w:right w:w="100" w:type="dxa"/>
            </w:tcMar>
          </w:tcPr>
          <w:p w14:paraId="4A50D195"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2.1%</w:t>
            </w:r>
          </w:p>
        </w:tc>
        <w:tc>
          <w:tcPr>
            <w:tcW w:w="1560" w:type="dxa"/>
            <w:shd w:val="clear" w:color="auto" w:fill="auto"/>
            <w:tcMar>
              <w:top w:w="100" w:type="dxa"/>
              <w:left w:w="100" w:type="dxa"/>
              <w:bottom w:w="100" w:type="dxa"/>
              <w:right w:w="100" w:type="dxa"/>
            </w:tcMar>
          </w:tcPr>
          <w:p w14:paraId="19851FEA"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10.7%</w:t>
            </w:r>
          </w:p>
        </w:tc>
      </w:tr>
      <w:tr w:rsidR="00AE3CBE" w14:paraId="79AD390C" w14:textId="77777777">
        <w:tc>
          <w:tcPr>
            <w:tcW w:w="1605" w:type="dxa"/>
            <w:shd w:val="clear" w:color="auto" w:fill="auto"/>
            <w:tcMar>
              <w:top w:w="100" w:type="dxa"/>
              <w:left w:w="100" w:type="dxa"/>
              <w:bottom w:w="100" w:type="dxa"/>
              <w:right w:w="100" w:type="dxa"/>
            </w:tcMar>
          </w:tcPr>
          <w:p w14:paraId="096F1E61" w14:textId="77777777" w:rsidR="00AE3CBE" w:rsidRDefault="00FC4B60">
            <w:pPr>
              <w:widowControl w:val="0"/>
              <w:pBdr>
                <w:top w:val="nil"/>
                <w:left w:val="nil"/>
                <w:bottom w:val="nil"/>
                <w:right w:val="nil"/>
                <w:between w:val="nil"/>
              </w:pBdr>
              <w:spacing w:line="240" w:lineRule="auto"/>
              <w:rPr>
                <w:color w:val="222222"/>
              </w:rPr>
            </w:pPr>
            <w:r>
              <w:rPr>
                <w:color w:val="222222"/>
              </w:rPr>
              <w:t>Water Line Boosters</w:t>
            </w:r>
          </w:p>
        </w:tc>
        <w:tc>
          <w:tcPr>
            <w:tcW w:w="1470" w:type="dxa"/>
            <w:shd w:val="clear" w:color="auto" w:fill="auto"/>
            <w:tcMar>
              <w:top w:w="100" w:type="dxa"/>
              <w:left w:w="100" w:type="dxa"/>
              <w:bottom w:w="100" w:type="dxa"/>
              <w:right w:w="100" w:type="dxa"/>
            </w:tcMar>
          </w:tcPr>
          <w:p w14:paraId="06ED2FD5"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5</w:t>
            </w:r>
          </w:p>
        </w:tc>
        <w:tc>
          <w:tcPr>
            <w:tcW w:w="1560" w:type="dxa"/>
            <w:shd w:val="clear" w:color="auto" w:fill="auto"/>
            <w:tcMar>
              <w:top w:w="100" w:type="dxa"/>
              <w:left w:w="100" w:type="dxa"/>
              <w:bottom w:w="100" w:type="dxa"/>
              <w:right w:w="100" w:type="dxa"/>
            </w:tcMar>
          </w:tcPr>
          <w:p w14:paraId="5450A185"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0%</w:t>
            </w:r>
          </w:p>
        </w:tc>
        <w:tc>
          <w:tcPr>
            <w:tcW w:w="1560" w:type="dxa"/>
            <w:shd w:val="clear" w:color="auto" w:fill="auto"/>
            <w:tcMar>
              <w:top w:w="100" w:type="dxa"/>
              <w:left w:w="100" w:type="dxa"/>
              <w:bottom w:w="100" w:type="dxa"/>
              <w:right w:w="100" w:type="dxa"/>
            </w:tcMar>
          </w:tcPr>
          <w:p w14:paraId="34514C6D"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0%</w:t>
            </w:r>
          </w:p>
        </w:tc>
        <w:tc>
          <w:tcPr>
            <w:tcW w:w="1560" w:type="dxa"/>
            <w:shd w:val="clear" w:color="auto" w:fill="auto"/>
            <w:tcMar>
              <w:top w:w="100" w:type="dxa"/>
              <w:left w:w="100" w:type="dxa"/>
              <w:bottom w:w="100" w:type="dxa"/>
              <w:right w:w="100" w:type="dxa"/>
            </w:tcMar>
          </w:tcPr>
          <w:p w14:paraId="2DEDB4A9"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20%</w:t>
            </w:r>
          </w:p>
        </w:tc>
        <w:tc>
          <w:tcPr>
            <w:tcW w:w="1560" w:type="dxa"/>
            <w:shd w:val="clear" w:color="auto" w:fill="auto"/>
            <w:tcMar>
              <w:top w:w="100" w:type="dxa"/>
              <w:left w:w="100" w:type="dxa"/>
              <w:bottom w:w="100" w:type="dxa"/>
              <w:right w:w="100" w:type="dxa"/>
            </w:tcMar>
          </w:tcPr>
          <w:p w14:paraId="133880AD"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20%</w:t>
            </w:r>
          </w:p>
        </w:tc>
      </w:tr>
      <w:tr w:rsidR="00AE3CBE" w14:paraId="38FEFA2A" w14:textId="77777777">
        <w:tc>
          <w:tcPr>
            <w:tcW w:w="1605" w:type="dxa"/>
            <w:shd w:val="clear" w:color="auto" w:fill="auto"/>
            <w:tcMar>
              <w:top w:w="100" w:type="dxa"/>
              <w:left w:w="100" w:type="dxa"/>
              <w:bottom w:w="100" w:type="dxa"/>
              <w:right w:w="100" w:type="dxa"/>
            </w:tcMar>
          </w:tcPr>
          <w:p w14:paraId="05727727" w14:textId="77777777" w:rsidR="00AE3CBE" w:rsidRDefault="00FC4B60">
            <w:pPr>
              <w:widowControl w:val="0"/>
              <w:pBdr>
                <w:top w:val="nil"/>
                <w:left w:val="nil"/>
                <w:bottom w:val="nil"/>
                <w:right w:val="nil"/>
                <w:between w:val="nil"/>
              </w:pBdr>
              <w:spacing w:line="240" w:lineRule="auto"/>
              <w:rPr>
                <w:color w:val="222222"/>
              </w:rPr>
            </w:pPr>
            <w:r>
              <w:rPr>
                <w:color w:val="222222"/>
              </w:rPr>
              <w:t xml:space="preserve">Roads </w:t>
            </w:r>
          </w:p>
          <w:p w14:paraId="1351B4F7" w14:textId="77777777" w:rsidR="00AE3CBE" w:rsidRDefault="00AE3CBE">
            <w:pPr>
              <w:widowControl w:val="0"/>
              <w:pBdr>
                <w:top w:val="nil"/>
                <w:left w:val="nil"/>
                <w:bottom w:val="nil"/>
                <w:right w:val="nil"/>
                <w:between w:val="nil"/>
              </w:pBdr>
              <w:spacing w:line="240" w:lineRule="auto"/>
              <w:rPr>
                <w:color w:val="222222"/>
              </w:rPr>
            </w:pPr>
          </w:p>
        </w:tc>
        <w:tc>
          <w:tcPr>
            <w:tcW w:w="1470" w:type="dxa"/>
            <w:shd w:val="clear" w:color="auto" w:fill="auto"/>
            <w:tcMar>
              <w:top w:w="100" w:type="dxa"/>
              <w:left w:w="100" w:type="dxa"/>
              <w:bottom w:w="100" w:type="dxa"/>
              <w:right w:w="100" w:type="dxa"/>
            </w:tcMar>
          </w:tcPr>
          <w:p w14:paraId="40981822"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76.8 km</w:t>
            </w:r>
          </w:p>
        </w:tc>
        <w:tc>
          <w:tcPr>
            <w:tcW w:w="1560" w:type="dxa"/>
            <w:shd w:val="clear" w:color="auto" w:fill="auto"/>
            <w:tcMar>
              <w:top w:w="100" w:type="dxa"/>
              <w:left w:w="100" w:type="dxa"/>
              <w:bottom w:w="100" w:type="dxa"/>
              <w:right w:w="100" w:type="dxa"/>
            </w:tcMar>
          </w:tcPr>
          <w:p w14:paraId="25E2B73B"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0.1%</w:t>
            </w:r>
          </w:p>
          <w:p w14:paraId="059C14F9" w14:textId="77777777" w:rsidR="00AE3CBE" w:rsidRDefault="00AE3CBE">
            <w:pPr>
              <w:widowControl w:val="0"/>
              <w:pBdr>
                <w:top w:val="nil"/>
                <w:left w:val="nil"/>
                <w:bottom w:val="nil"/>
                <w:right w:val="nil"/>
                <w:between w:val="nil"/>
              </w:pBdr>
              <w:spacing w:line="240" w:lineRule="auto"/>
              <w:jc w:val="center"/>
              <w:rPr>
                <w:color w:val="222222"/>
              </w:rPr>
            </w:pPr>
          </w:p>
        </w:tc>
        <w:tc>
          <w:tcPr>
            <w:tcW w:w="1560" w:type="dxa"/>
            <w:shd w:val="clear" w:color="auto" w:fill="auto"/>
            <w:tcMar>
              <w:top w:w="100" w:type="dxa"/>
              <w:left w:w="100" w:type="dxa"/>
              <w:bottom w:w="100" w:type="dxa"/>
              <w:right w:w="100" w:type="dxa"/>
            </w:tcMar>
          </w:tcPr>
          <w:p w14:paraId="4FDD5352"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0.5%</w:t>
            </w:r>
          </w:p>
        </w:tc>
        <w:tc>
          <w:tcPr>
            <w:tcW w:w="1560" w:type="dxa"/>
            <w:shd w:val="clear" w:color="auto" w:fill="auto"/>
            <w:tcMar>
              <w:top w:w="100" w:type="dxa"/>
              <w:left w:w="100" w:type="dxa"/>
              <w:bottom w:w="100" w:type="dxa"/>
              <w:right w:w="100" w:type="dxa"/>
            </w:tcMar>
          </w:tcPr>
          <w:p w14:paraId="78D259D6"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4.7%</w:t>
            </w:r>
          </w:p>
        </w:tc>
        <w:tc>
          <w:tcPr>
            <w:tcW w:w="1560" w:type="dxa"/>
            <w:shd w:val="clear" w:color="auto" w:fill="auto"/>
            <w:tcMar>
              <w:top w:w="100" w:type="dxa"/>
              <w:left w:w="100" w:type="dxa"/>
              <w:bottom w:w="100" w:type="dxa"/>
              <w:right w:w="100" w:type="dxa"/>
            </w:tcMar>
          </w:tcPr>
          <w:p w14:paraId="38CD59E8"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28%</w:t>
            </w:r>
          </w:p>
        </w:tc>
      </w:tr>
      <w:tr w:rsidR="00AE3CBE" w14:paraId="3E3F8780" w14:textId="77777777">
        <w:tc>
          <w:tcPr>
            <w:tcW w:w="1605" w:type="dxa"/>
            <w:shd w:val="clear" w:color="auto" w:fill="auto"/>
            <w:tcMar>
              <w:top w:w="100" w:type="dxa"/>
              <w:left w:w="100" w:type="dxa"/>
              <w:bottom w:w="100" w:type="dxa"/>
              <w:right w:w="100" w:type="dxa"/>
            </w:tcMar>
          </w:tcPr>
          <w:p w14:paraId="28CFF1C7" w14:textId="77777777" w:rsidR="00AE3CBE" w:rsidRDefault="00FC4B60">
            <w:pPr>
              <w:widowControl w:val="0"/>
              <w:pBdr>
                <w:top w:val="nil"/>
                <w:left w:val="nil"/>
                <w:bottom w:val="nil"/>
                <w:right w:val="nil"/>
                <w:between w:val="nil"/>
              </w:pBdr>
              <w:spacing w:line="240" w:lineRule="auto"/>
              <w:rPr>
                <w:color w:val="222222"/>
              </w:rPr>
            </w:pPr>
            <w:r>
              <w:rPr>
                <w:color w:val="222222"/>
              </w:rPr>
              <w:t xml:space="preserve">Buildings </w:t>
            </w:r>
          </w:p>
          <w:p w14:paraId="4C7B34F0" w14:textId="77777777" w:rsidR="00AE3CBE" w:rsidRDefault="00AE3CBE">
            <w:pPr>
              <w:widowControl w:val="0"/>
              <w:pBdr>
                <w:top w:val="nil"/>
                <w:left w:val="nil"/>
                <w:bottom w:val="nil"/>
                <w:right w:val="nil"/>
                <w:between w:val="nil"/>
              </w:pBdr>
              <w:spacing w:line="240" w:lineRule="auto"/>
              <w:rPr>
                <w:color w:val="222222"/>
              </w:rPr>
            </w:pPr>
          </w:p>
        </w:tc>
        <w:tc>
          <w:tcPr>
            <w:tcW w:w="1470" w:type="dxa"/>
            <w:shd w:val="clear" w:color="auto" w:fill="auto"/>
            <w:tcMar>
              <w:top w:w="100" w:type="dxa"/>
              <w:left w:w="100" w:type="dxa"/>
              <w:bottom w:w="100" w:type="dxa"/>
              <w:right w:w="100" w:type="dxa"/>
            </w:tcMar>
          </w:tcPr>
          <w:p w14:paraId="2DAAA644"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2,398</w:t>
            </w:r>
          </w:p>
        </w:tc>
        <w:tc>
          <w:tcPr>
            <w:tcW w:w="1560" w:type="dxa"/>
            <w:shd w:val="clear" w:color="auto" w:fill="auto"/>
            <w:tcMar>
              <w:top w:w="100" w:type="dxa"/>
              <w:left w:w="100" w:type="dxa"/>
              <w:bottom w:w="100" w:type="dxa"/>
              <w:right w:w="100" w:type="dxa"/>
            </w:tcMar>
          </w:tcPr>
          <w:p w14:paraId="06B958B2"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0%</w:t>
            </w:r>
          </w:p>
          <w:p w14:paraId="0F8C5DEA" w14:textId="77777777" w:rsidR="00AE3CBE" w:rsidRDefault="00AE3CBE">
            <w:pPr>
              <w:widowControl w:val="0"/>
              <w:pBdr>
                <w:top w:val="nil"/>
                <w:left w:val="nil"/>
                <w:bottom w:val="nil"/>
                <w:right w:val="nil"/>
                <w:between w:val="nil"/>
              </w:pBdr>
              <w:spacing w:line="240" w:lineRule="auto"/>
              <w:jc w:val="center"/>
              <w:rPr>
                <w:color w:val="222222"/>
              </w:rPr>
            </w:pPr>
          </w:p>
        </w:tc>
        <w:tc>
          <w:tcPr>
            <w:tcW w:w="1560" w:type="dxa"/>
            <w:shd w:val="clear" w:color="auto" w:fill="auto"/>
            <w:tcMar>
              <w:top w:w="100" w:type="dxa"/>
              <w:left w:w="100" w:type="dxa"/>
              <w:bottom w:w="100" w:type="dxa"/>
              <w:right w:w="100" w:type="dxa"/>
            </w:tcMar>
          </w:tcPr>
          <w:p w14:paraId="16FB84CB"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0.1%</w:t>
            </w:r>
          </w:p>
        </w:tc>
        <w:tc>
          <w:tcPr>
            <w:tcW w:w="1560" w:type="dxa"/>
            <w:shd w:val="clear" w:color="auto" w:fill="auto"/>
            <w:tcMar>
              <w:top w:w="100" w:type="dxa"/>
              <w:left w:w="100" w:type="dxa"/>
              <w:bottom w:w="100" w:type="dxa"/>
              <w:right w:w="100" w:type="dxa"/>
            </w:tcMar>
          </w:tcPr>
          <w:p w14:paraId="4A222EB8"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3.2%</w:t>
            </w:r>
          </w:p>
        </w:tc>
        <w:tc>
          <w:tcPr>
            <w:tcW w:w="1560" w:type="dxa"/>
            <w:shd w:val="clear" w:color="auto" w:fill="auto"/>
            <w:tcMar>
              <w:top w:w="100" w:type="dxa"/>
              <w:left w:w="100" w:type="dxa"/>
              <w:bottom w:w="100" w:type="dxa"/>
              <w:right w:w="100" w:type="dxa"/>
            </w:tcMar>
          </w:tcPr>
          <w:p w14:paraId="1C6733EB"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13.6%</w:t>
            </w:r>
          </w:p>
        </w:tc>
      </w:tr>
    </w:tbl>
    <w:p w14:paraId="263E1E21" w14:textId="26280B3A" w:rsidR="00AE3CBE" w:rsidRDefault="00E60A43">
      <w:pPr>
        <w:shd w:val="clear" w:color="auto" w:fill="FFFFFF"/>
        <w:spacing w:before="200" w:after="200"/>
        <w:rPr>
          <w:color w:val="222222"/>
        </w:rPr>
      </w:pPr>
      <w:r>
        <w:rPr>
          <w:i/>
          <w:color w:val="222222"/>
        </w:rPr>
        <w:t xml:space="preserve">Table 1: Length or number of flooded infrastructure assets, both surface and subsurface, in the Pago Pago Harbor under different scenarios of sea level rise and future climate. The Total Assets column gives lengths of linear assets in </w:t>
      </w:r>
      <w:proofErr w:type="spellStart"/>
      <w:r w:rsidRPr="00121B9F">
        <w:rPr>
          <w:i/>
          <w:color w:val="222222"/>
        </w:rPr>
        <w:t>metres</w:t>
      </w:r>
      <w:proofErr w:type="spellEnd"/>
      <w:r>
        <w:rPr>
          <w:i/>
          <w:color w:val="222222"/>
        </w:rPr>
        <w:t xml:space="preserve"> (m) and number of flooded point assets. Other columns show the percentage of the total length or number that are simulated to be flooded in the given scenario.</w:t>
      </w:r>
    </w:p>
    <w:p w14:paraId="3816AFA8" w14:textId="77777777" w:rsidR="00AE3CBE" w:rsidRDefault="00AE3CBE">
      <w:pPr>
        <w:shd w:val="clear" w:color="auto" w:fill="FFFFFF"/>
        <w:spacing w:before="200" w:after="200"/>
        <w:rPr>
          <w:color w:val="222222"/>
        </w:rPr>
      </w:pPr>
    </w:p>
    <w:p w14:paraId="595D8770" w14:textId="77777777" w:rsidR="00AE3CBE" w:rsidRDefault="00AE3CBE">
      <w:pPr>
        <w:shd w:val="clear" w:color="auto" w:fill="FFFFFF"/>
        <w:spacing w:before="200" w:after="200"/>
        <w:rPr>
          <w:color w:val="222222"/>
        </w:rPr>
      </w:pPr>
    </w:p>
    <w:p w14:paraId="7421B17F" w14:textId="77777777" w:rsidR="00AE3CBE" w:rsidRDefault="00AE3CBE">
      <w:pPr>
        <w:shd w:val="clear" w:color="auto" w:fill="FFFFFF"/>
        <w:spacing w:before="200" w:after="200"/>
        <w:rPr>
          <w:color w:val="222222"/>
        </w:rPr>
      </w:pPr>
    </w:p>
    <w:p w14:paraId="4BA33EDC" w14:textId="77777777" w:rsidR="00AE3CBE" w:rsidRDefault="00FC4B60">
      <w:pPr>
        <w:pStyle w:val="Heading2"/>
        <w:shd w:val="clear" w:color="auto" w:fill="FFFFFF"/>
        <w:spacing w:before="200" w:after="200"/>
      </w:pPr>
      <w:bookmarkStart w:id="79" w:name="_6pwqs0gqqz2h" w:colFirst="0" w:colLast="0"/>
      <w:bookmarkEnd w:id="79"/>
      <w:r>
        <w:t>3.1 Present-Day Validation</w:t>
      </w:r>
    </w:p>
    <w:p w14:paraId="50AF6326" w14:textId="3E9799AB" w:rsidR="00AE3CBE" w:rsidRDefault="00FC4B60">
      <w:pPr>
        <w:shd w:val="clear" w:color="auto" w:fill="FFFFFF"/>
        <w:spacing w:before="200" w:after="200"/>
        <w:rPr>
          <w:color w:val="222222"/>
        </w:rPr>
      </w:pPr>
      <w:r>
        <w:rPr>
          <w:color w:val="222222"/>
        </w:rPr>
        <w:t xml:space="preserve">In order to assess the model performance under present day conditions, the depth to water surface was carefully examined. Areas where the model calculated present day surface flooding were compared to locations where standing open water is known to exist in the present day across the landscape (streams, canals, and wetlands), as observed during field visits and </w:t>
      </w:r>
      <w:r>
        <w:rPr>
          <w:color w:val="222222"/>
        </w:rPr>
        <w:lastRenderedPageBreak/>
        <w:t xml:space="preserve">confirmed by aerial </w:t>
      </w:r>
      <w:proofErr w:type="spellStart"/>
      <w:r>
        <w:rPr>
          <w:color w:val="222222"/>
        </w:rPr>
        <w:t>orthoimagery</w:t>
      </w:r>
      <w:proofErr w:type="spellEnd"/>
      <w:r>
        <w:rPr>
          <w:color w:val="222222"/>
        </w:rPr>
        <w:t xml:space="preserve">. </w:t>
      </w:r>
      <w:r w:rsidR="00F30E02">
        <w:rPr>
          <w:color w:val="222222"/>
        </w:rPr>
        <w:t>Overall,</w:t>
      </w:r>
      <w:r>
        <w:rPr>
          <w:color w:val="222222"/>
        </w:rPr>
        <w:t xml:space="preserve"> the model did an acceptable job of predicting locations where standing water exists in hydrologic equilibrium with the basal water table (Fig. 6). While this validation was limited to a qualitative assessment, it nonetheless provides some additional confidence in the model’s ability to accurately predict the water table elevation. </w:t>
      </w:r>
    </w:p>
    <w:p w14:paraId="737B91DA" w14:textId="77777777" w:rsidR="00AE3CBE" w:rsidRDefault="00FC4B60">
      <w:pPr>
        <w:shd w:val="clear" w:color="auto" w:fill="FFFFFF"/>
        <w:rPr>
          <w:color w:val="222222"/>
        </w:rPr>
      </w:pPr>
      <w:r>
        <w:rPr>
          <w:noProof/>
          <w:color w:val="222222"/>
        </w:rPr>
        <w:drawing>
          <wp:inline distT="114300" distB="114300" distL="114300" distR="114300" wp14:anchorId="7948A8DC" wp14:editId="7382F482">
            <wp:extent cx="5943600" cy="5753100"/>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5943600" cy="5753100"/>
                    </a:xfrm>
                    <a:prstGeom prst="rect">
                      <a:avLst/>
                    </a:prstGeom>
                    <a:ln/>
                  </pic:spPr>
                </pic:pic>
              </a:graphicData>
            </a:graphic>
          </wp:inline>
        </w:drawing>
      </w:r>
    </w:p>
    <w:p w14:paraId="66974B5C" w14:textId="77777777" w:rsidR="00AE3CBE" w:rsidRDefault="00AE3CBE">
      <w:pPr>
        <w:shd w:val="clear" w:color="auto" w:fill="FFFFFF"/>
        <w:rPr>
          <w:color w:val="222222"/>
        </w:rPr>
      </w:pPr>
    </w:p>
    <w:p w14:paraId="5532E94E" w14:textId="77777777" w:rsidR="00AE3CBE" w:rsidRDefault="00FC4B60">
      <w:pPr>
        <w:shd w:val="clear" w:color="auto" w:fill="FFFFFF"/>
        <w:rPr>
          <w:i/>
          <w:color w:val="222222"/>
        </w:rPr>
      </w:pPr>
      <w:r>
        <w:rPr>
          <w:i/>
          <w:color w:val="222222"/>
        </w:rPr>
        <w:t xml:space="preserve">Figure 6: Comparison between present-day model calculated areas of surface flooding with known open-water features (streams, canals, and wetlands) across the landscape. </w:t>
      </w:r>
    </w:p>
    <w:p w14:paraId="68AB8C33" w14:textId="760500AB" w:rsidR="00AE3CBE" w:rsidRDefault="00E60A43">
      <w:pPr>
        <w:pStyle w:val="Heading2"/>
        <w:shd w:val="clear" w:color="auto" w:fill="FFFFFF"/>
      </w:pPr>
      <w:bookmarkStart w:id="80" w:name="_phii6lpn3lra" w:colFirst="0" w:colLast="0"/>
      <w:bookmarkStart w:id="81" w:name="_8y236vwq7509" w:colFirst="0" w:colLast="0"/>
      <w:bookmarkEnd w:id="80"/>
      <w:bookmarkEnd w:id="81"/>
      <w:r>
        <w:lastRenderedPageBreak/>
        <w:br/>
      </w:r>
      <w:r w:rsidR="00FC4B60">
        <w:t xml:space="preserve">3.2 Sensitivity Test Results: </w:t>
      </w:r>
    </w:p>
    <w:p w14:paraId="182E71F9" w14:textId="77777777" w:rsidR="00AE3CBE" w:rsidRDefault="00FC4B60">
      <w:pPr>
        <w:shd w:val="clear" w:color="auto" w:fill="FFFFFF"/>
        <w:rPr>
          <w:color w:val="222222"/>
        </w:rPr>
      </w:pPr>
      <w:r>
        <w:rPr>
          <w:color w:val="222222"/>
        </w:rPr>
        <w:t xml:space="preserve">The sensitivity of the main results to each of the key model input parameters was assessed through a sensitivity analysis. A summarized metric value calculated as the total length of flooded subsurface water and sewer lines was used as the value of interest. Results indicated that the model was most sensitive to </w:t>
      </w:r>
      <w:proofErr w:type="spellStart"/>
      <w:r>
        <w:rPr>
          <w:color w:val="222222"/>
        </w:rPr>
        <w:t>hK</w:t>
      </w:r>
      <w:proofErr w:type="spellEnd"/>
      <w:r>
        <w:rPr>
          <w:color w:val="222222"/>
        </w:rPr>
        <w:t xml:space="preserve"> values, and specifically those in the alluvial geologic units that underlie villages containing a significant amount of development (Table 2). These were namely Pago Village (</w:t>
      </w:r>
      <w:proofErr w:type="spellStart"/>
      <w:r>
        <w:rPr>
          <w:color w:val="222222"/>
        </w:rPr>
        <w:t>Vaipito</w:t>
      </w:r>
      <w:proofErr w:type="spellEnd"/>
      <w:r>
        <w:rPr>
          <w:color w:val="222222"/>
        </w:rPr>
        <w:t xml:space="preserve"> unit) and </w:t>
      </w:r>
      <w:proofErr w:type="spellStart"/>
      <w:r>
        <w:rPr>
          <w:color w:val="222222"/>
        </w:rPr>
        <w:t>Utulei</w:t>
      </w:r>
      <w:proofErr w:type="spellEnd"/>
      <w:r>
        <w:rPr>
          <w:color w:val="222222"/>
        </w:rPr>
        <w:t xml:space="preserve"> Village (</w:t>
      </w:r>
      <w:proofErr w:type="spellStart"/>
      <w:r>
        <w:rPr>
          <w:color w:val="222222"/>
        </w:rPr>
        <w:t>Utulei</w:t>
      </w:r>
      <w:proofErr w:type="spellEnd"/>
      <w:r>
        <w:rPr>
          <w:color w:val="222222"/>
        </w:rPr>
        <w:t xml:space="preserve"> Unit). Additionally, the model was quite sensitive to recharge and well pumping rates.  </w:t>
      </w:r>
    </w:p>
    <w:p w14:paraId="7DB7323C" w14:textId="0C511799" w:rsidR="00AE3CBE" w:rsidRDefault="00AE3CBE">
      <w:pPr>
        <w:shd w:val="clear" w:color="auto" w:fill="FFFFFF"/>
        <w:rPr>
          <w:i/>
          <w:color w:val="222222"/>
        </w:rPr>
      </w:pPr>
    </w:p>
    <w:tbl>
      <w:tblPr>
        <w:tblStyle w:val="a0"/>
        <w:tblW w:w="9090" w:type="dxa"/>
        <w:tblBorders>
          <w:top w:val="nil"/>
          <w:left w:val="nil"/>
          <w:bottom w:val="nil"/>
          <w:right w:val="nil"/>
          <w:insideH w:val="nil"/>
          <w:insideV w:val="nil"/>
        </w:tblBorders>
        <w:tblLayout w:type="fixed"/>
        <w:tblLook w:val="0600" w:firstRow="0" w:lastRow="0" w:firstColumn="0" w:lastColumn="0" w:noHBand="1" w:noVBand="1"/>
      </w:tblPr>
      <w:tblGrid>
        <w:gridCol w:w="2910"/>
        <w:gridCol w:w="1545"/>
        <w:gridCol w:w="1545"/>
        <w:gridCol w:w="1545"/>
        <w:gridCol w:w="1545"/>
      </w:tblGrid>
      <w:tr w:rsidR="00AE3CBE" w14:paraId="7EA13D77" w14:textId="77777777">
        <w:trPr>
          <w:trHeight w:val="585"/>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0F1F4E" w14:textId="77777777" w:rsidR="00AE3CBE" w:rsidRDefault="00FC4B60">
            <w:pPr>
              <w:widowControl w:val="0"/>
              <w:rPr>
                <w:sz w:val="20"/>
                <w:szCs w:val="20"/>
              </w:rPr>
            </w:pPr>
            <w:r>
              <w:rPr>
                <w:rFonts w:ascii="Calibri" w:eastAsia="Calibri" w:hAnsi="Calibri" w:cs="Calibri"/>
                <w:b/>
              </w:rPr>
              <w:t>Parameter</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30E8BF" w14:textId="77777777" w:rsidR="00AE3CBE" w:rsidRDefault="00FC4B60">
            <w:pPr>
              <w:widowControl w:val="0"/>
              <w:rPr>
                <w:sz w:val="20"/>
                <w:szCs w:val="20"/>
              </w:rPr>
            </w:pPr>
            <w:r>
              <w:rPr>
                <w:rFonts w:ascii="Calibri" w:eastAsia="Calibri" w:hAnsi="Calibri" w:cs="Calibri"/>
                <w:b/>
              </w:rPr>
              <w:t>25%      multiplier</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5DD981" w14:textId="77777777" w:rsidR="00AE3CBE" w:rsidRDefault="00FC4B60">
            <w:pPr>
              <w:widowControl w:val="0"/>
              <w:rPr>
                <w:sz w:val="20"/>
                <w:szCs w:val="20"/>
              </w:rPr>
            </w:pPr>
            <w:r>
              <w:rPr>
                <w:rFonts w:ascii="Calibri" w:eastAsia="Calibri" w:hAnsi="Calibri" w:cs="Calibri"/>
                <w:b/>
              </w:rPr>
              <w:t>50%       multiplier</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6DF5EA" w14:textId="77777777" w:rsidR="00AE3CBE" w:rsidRDefault="00FC4B60">
            <w:pPr>
              <w:widowControl w:val="0"/>
              <w:rPr>
                <w:sz w:val="20"/>
                <w:szCs w:val="20"/>
              </w:rPr>
            </w:pPr>
            <w:r>
              <w:rPr>
                <w:rFonts w:ascii="Calibri" w:eastAsia="Calibri" w:hAnsi="Calibri" w:cs="Calibri"/>
                <w:b/>
              </w:rPr>
              <w:t>200%      multiplier</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7FF9DC" w14:textId="77777777" w:rsidR="00AE3CBE" w:rsidRDefault="00FC4B60">
            <w:pPr>
              <w:widowControl w:val="0"/>
              <w:rPr>
                <w:sz w:val="20"/>
                <w:szCs w:val="20"/>
              </w:rPr>
            </w:pPr>
            <w:r>
              <w:rPr>
                <w:rFonts w:ascii="Calibri" w:eastAsia="Calibri" w:hAnsi="Calibri" w:cs="Calibri"/>
                <w:b/>
              </w:rPr>
              <w:t>400%      multiplier</w:t>
            </w:r>
          </w:p>
        </w:tc>
      </w:tr>
      <w:tr w:rsidR="00AE3CBE" w14:paraId="2994FCE0"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C0088D" w14:textId="77777777" w:rsidR="00AE3CBE" w:rsidRDefault="00FC4B60">
            <w:pPr>
              <w:widowControl w:val="0"/>
              <w:rPr>
                <w:sz w:val="20"/>
                <w:szCs w:val="20"/>
              </w:rPr>
            </w:pPr>
            <w:proofErr w:type="spellStart"/>
            <w:r>
              <w:rPr>
                <w:rFonts w:ascii="Calibri" w:eastAsia="Calibri" w:hAnsi="Calibri" w:cs="Calibri"/>
              </w:rPr>
              <w:t>hK</w:t>
            </w:r>
            <w:proofErr w:type="spellEnd"/>
            <w:r>
              <w:rPr>
                <w:rFonts w:ascii="Calibri" w:eastAsia="Calibri" w:hAnsi="Calibri" w:cs="Calibri"/>
              </w:rPr>
              <w:t>-Aua (0.9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14C8B1" w14:textId="77777777" w:rsidR="00AE3CBE" w:rsidRDefault="00FC4B60">
            <w:pPr>
              <w:widowControl w:val="0"/>
              <w:jc w:val="center"/>
              <w:rPr>
                <w:sz w:val="20"/>
                <w:szCs w:val="20"/>
              </w:rPr>
            </w:pPr>
            <w:r>
              <w:rPr>
                <w:rFonts w:ascii="Calibri" w:eastAsia="Calibri" w:hAnsi="Calibri" w:cs="Calibri"/>
              </w:rPr>
              <w:t>8.9%</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63DC02" w14:textId="77777777" w:rsidR="00AE3CBE" w:rsidRDefault="00FC4B60">
            <w:pPr>
              <w:widowControl w:val="0"/>
              <w:jc w:val="center"/>
              <w:rPr>
                <w:sz w:val="20"/>
                <w:szCs w:val="20"/>
              </w:rPr>
            </w:pPr>
            <w:r>
              <w:rPr>
                <w:rFonts w:ascii="Calibri" w:eastAsia="Calibri" w:hAnsi="Calibri" w:cs="Calibri"/>
              </w:rPr>
              <w:t>4.0%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FC0AED" w14:textId="77777777" w:rsidR="00AE3CBE" w:rsidRDefault="00FC4B60">
            <w:pPr>
              <w:widowControl w:val="0"/>
              <w:jc w:val="center"/>
              <w:rPr>
                <w:sz w:val="20"/>
                <w:szCs w:val="20"/>
              </w:rPr>
            </w:pPr>
            <w:r>
              <w:rPr>
                <w:rFonts w:ascii="Calibri" w:eastAsia="Calibri" w:hAnsi="Calibri" w:cs="Calibri"/>
              </w:rPr>
              <w:t>-2.3%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3BE38B" w14:textId="77777777" w:rsidR="00AE3CBE" w:rsidRDefault="00FC4B60">
            <w:pPr>
              <w:widowControl w:val="0"/>
              <w:jc w:val="center"/>
              <w:rPr>
                <w:sz w:val="20"/>
                <w:szCs w:val="20"/>
              </w:rPr>
            </w:pPr>
            <w:r>
              <w:rPr>
                <w:rFonts w:ascii="Calibri" w:eastAsia="Calibri" w:hAnsi="Calibri" w:cs="Calibri"/>
              </w:rPr>
              <w:t>-4.3%</w:t>
            </w:r>
          </w:p>
        </w:tc>
      </w:tr>
      <w:tr w:rsidR="00AE3CBE" w14:paraId="37A23A63"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B5EBC0" w14:textId="77777777" w:rsidR="00AE3CBE" w:rsidRDefault="00FC4B60">
            <w:pPr>
              <w:widowControl w:val="0"/>
              <w:rPr>
                <w:sz w:val="20"/>
                <w:szCs w:val="20"/>
              </w:rPr>
            </w:pPr>
            <w:proofErr w:type="spellStart"/>
            <w:r>
              <w:rPr>
                <w:rFonts w:ascii="Calibri" w:eastAsia="Calibri" w:hAnsi="Calibri" w:cs="Calibri"/>
              </w:rPr>
              <w:t>hK-Fagaalu</w:t>
            </w:r>
            <w:proofErr w:type="spellEnd"/>
            <w:r>
              <w:rPr>
                <w:rFonts w:ascii="Calibri" w:eastAsia="Calibri" w:hAnsi="Calibri" w:cs="Calibri"/>
              </w:rPr>
              <w:t xml:space="preserve"> (24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21FE71" w14:textId="77777777" w:rsidR="00AE3CBE" w:rsidRDefault="00FC4B60">
            <w:pPr>
              <w:widowControl w:val="0"/>
              <w:jc w:val="center"/>
              <w:rPr>
                <w:sz w:val="20"/>
                <w:szCs w:val="20"/>
              </w:rPr>
            </w:pPr>
            <w:r>
              <w:rPr>
                <w:rFonts w:ascii="Calibri" w:eastAsia="Calibri" w:hAnsi="Calibri" w:cs="Calibri"/>
              </w:rPr>
              <w:t>11.6%</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2AF8CA" w14:textId="77777777" w:rsidR="00AE3CBE" w:rsidRDefault="00FC4B60">
            <w:pPr>
              <w:widowControl w:val="0"/>
              <w:jc w:val="center"/>
              <w:rPr>
                <w:sz w:val="20"/>
                <w:szCs w:val="20"/>
              </w:rPr>
            </w:pPr>
            <w:r>
              <w:rPr>
                <w:rFonts w:ascii="Calibri" w:eastAsia="Calibri" w:hAnsi="Calibri" w:cs="Calibri"/>
              </w:rPr>
              <w:t>3.9%</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9718A6" w14:textId="77777777" w:rsidR="00AE3CBE" w:rsidRDefault="00FC4B60">
            <w:pPr>
              <w:widowControl w:val="0"/>
              <w:jc w:val="center"/>
              <w:rPr>
                <w:sz w:val="20"/>
                <w:szCs w:val="20"/>
              </w:rPr>
            </w:pPr>
            <w:r>
              <w:rPr>
                <w:rFonts w:ascii="Calibri" w:eastAsia="Calibri" w:hAnsi="Calibri" w:cs="Calibri"/>
              </w:rPr>
              <w:t>-2.5%</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998C24" w14:textId="77777777" w:rsidR="00AE3CBE" w:rsidRDefault="00FC4B60">
            <w:pPr>
              <w:widowControl w:val="0"/>
              <w:jc w:val="center"/>
              <w:rPr>
                <w:sz w:val="20"/>
                <w:szCs w:val="20"/>
              </w:rPr>
            </w:pPr>
            <w:r>
              <w:rPr>
                <w:rFonts w:ascii="Calibri" w:eastAsia="Calibri" w:hAnsi="Calibri" w:cs="Calibri"/>
              </w:rPr>
              <w:t>-4.9%</w:t>
            </w:r>
          </w:p>
        </w:tc>
      </w:tr>
      <w:tr w:rsidR="00AE3CBE" w14:paraId="7EA8DA37"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A6C4B9" w14:textId="77777777" w:rsidR="00AE3CBE" w:rsidRDefault="00FC4B60">
            <w:pPr>
              <w:widowControl w:val="0"/>
              <w:rPr>
                <w:sz w:val="20"/>
                <w:szCs w:val="20"/>
              </w:rPr>
            </w:pPr>
            <w:proofErr w:type="spellStart"/>
            <w:r>
              <w:rPr>
                <w:rFonts w:ascii="Calibri" w:eastAsia="Calibri" w:hAnsi="Calibri" w:cs="Calibri"/>
              </w:rPr>
              <w:t>hK-Laulii</w:t>
            </w:r>
            <w:proofErr w:type="spellEnd"/>
            <w:r>
              <w:rPr>
                <w:rFonts w:ascii="Calibri" w:eastAsia="Calibri" w:hAnsi="Calibri" w:cs="Calibri"/>
              </w:rPr>
              <w:t xml:space="preserve"> (0.9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D5E877" w14:textId="77777777" w:rsidR="00AE3CBE" w:rsidRDefault="00FC4B60">
            <w:pPr>
              <w:widowControl w:val="0"/>
              <w:jc w:val="center"/>
              <w:rPr>
                <w:sz w:val="20"/>
                <w:szCs w:val="20"/>
              </w:rPr>
            </w:pPr>
            <w:r>
              <w:rPr>
                <w:rFonts w:ascii="Calibri" w:eastAsia="Calibri" w:hAnsi="Calibri" w:cs="Calibri"/>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43EF5A" w14:textId="77777777" w:rsidR="00AE3CBE" w:rsidRDefault="00FC4B60">
            <w:pPr>
              <w:widowControl w:val="0"/>
              <w:jc w:val="center"/>
              <w:rPr>
                <w:sz w:val="20"/>
                <w:szCs w:val="20"/>
              </w:rPr>
            </w:pPr>
            <w:r>
              <w:rPr>
                <w:rFonts w:ascii="Calibri" w:eastAsia="Calibri" w:hAnsi="Calibri" w:cs="Calibri"/>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422C87" w14:textId="77777777" w:rsidR="00AE3CBE" w:rsidRDefault="00FC4B60">
            <w:pPr>
              <w:widowControl w:val="0"/>
              <w:jc w:val="center"/>
              <w:rPr>
                <w:sz w:val="20"/>
                <w:szCs w:val="20"/>
              </w:rPr>
            </w:pPr>
            <w:r>
              <w:rPr>
                <w:rFonts w:ascii="Calibri" w:eastAsia="Calibri" w:hAnsi="Calibri" w:cs="Calibri"/>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B33945" w14:textId="77777777" w:rsidR="00AE3CBE" w:rsidRDefault="00FC4B60">
            <w:pPr>
              <w:widowControl w:val="0"/>
              <w:jc w:val="center"/>
              <w:rPr>
                <w:sz w:val="20"/>
                <w:szCs w:val="20"/>
              </w:rPr>
            </w:pPr>
            <w:r>
              <w:rPr>
                <w:rFonts w:ascii="Calibri" w:eastAsia="Calibri" w:hAnsi="Calibri" w:cs="Calibri"/>
              </w:rPr>
              <w:t>0.0%</w:t>
            </w:r>
          </w:p>
        </w:tc>
      </w:tr>
      <w:tr w:rsidR="00AE3CBE" w14:paraId="2342928C"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C85B21" w14:textId="77777777" w:rsidR="00AE3CBE" w:rsidRDefault="00FC4B60">
            <w:pPr>
              <w:widowControl w:val="0"/>
              <w:rPr>
                <w:sz w:val="20"/>
                <w:szCs w:val="20"/>
              </w:rPr>
            </w:pPr>
            <w:proofErr w:type="spellStart"/>
            <w:r>
              <w:rPr>
                <w:rFonts w:ascii="Calibri" w:eastAsia="Calibri" w:hAnsi="Calibri" w:cs="Calibri"/>
              </w:rPr>
              <w:t>hK-Utulei</w:t>
            </w:r>
            <w:proofErr w:type="spellEnd"/>
            <w:r>
              <w:rPr>
                <w:rFonts w:ascii="Calibri" w:eastAsia="Calibri" w:hAnsi="Calibri" w:cs="Calibri"/>
              </w:rPr>
              <w:t xml:space="preserve"> (0.5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5CD13C" w14:textId="77777777" w:rsidR="00AE3CBE" w:rsidRDefault="00FC4B60">
            <w:pPr>
              <w:widowControl w:val="0"/>
              <w:jc w:val="center"/>
              <w:rPr>
                <w:sz w:val="20"/>
                <w:szCs w:val="20"/>
              </w:rPr>
            </w:pPr>
            <w:r>
              <w:rPr>
                <w:rFonts w:ascii="Calibri" w:eastAsia="Calibri" w:hAnsi="Calibri" w:cs="Calibri"/>
              </w:rPr>
              <w:t>68.3%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D3D93E" w14:textId="77777777" w:rsidR="00AE3CBE" w:rsidRDefault="00FC4B60">
            <w:pPr>
              <w:widowControl w:val="0"/>
              <w:jc w:val="center"/>
              <w:rPr>
                <w:sz w:val="20"/>
                <w:szCs w:val="20"/>
              </w:rPr>
            </w:pPr>
            <w:r>
              <w:rPr>
                <w:rFonts w:ascii="Calibri" w:eastAsia="Calibri" w:hAnsi="Calibri" w:cs="Calibri"/>
              </w:rPr>
              <w:t>35.4%</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41EF53" w14:textId="77777777" w:rsidR="00AE3CBE" w:rsidRDefault="00FC4B60">
            <w:pPr>
              <w:widowControl w:val="0"/>
              <w:jc w:val="center"/>
              <w:rPr>
                <w:sz w:val="20"/>
                <w:szCs w:val="20"/>
              </w:rPr>
            </w:pPr>
            <w:r>
              <w:rPr>
                <w:rFonts w:ascii="Calibri" w:eastAsia="Calibri" w:hAnsi="Calibri" w:cs="Calibri"/>
              </w:rPr>
              <w:t>-7.6%</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8707CA" w14:textId="77777777" w:rsidR="00AE3CBE" w:rsidRDefault="00FC4B60">
            <w:pPr>
              <w:widowControl w:val="0"/>
              <w:jc w:val="center"/>
              <w:rPr>
                <w:sz w:val="20"/>
                <w:szCs w:val="20"/>
              </w:rPr>
            </w:pPr>
            <w:r>
              <w:rPr>
                <w:rFonts w:ascii="Calibri" w:eastAsia="Calibri" w:hAnsi="Calibri" w:cs="Calibri"/>
              </w:rPr>
              <w:t>-9.2%</w:t>
            </w:r>
          </w:p>
        </w:tc>
      </w:tr>
      <w:tr w:rsidR="00AE3CBE" w14:paraId="35A3DE02"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FCC73F" w14:textId="25E2788A" w:rsidR="00AE3CBE" w:rsidRDefault="00FC4B60">
            <w:pPr>
              <w:widowControl w:val="0"/>
              <w:rPr>
                <w:sz w:val="20"/>
                <w:szCs w:val="20"/>
              </w:rPr>
            </w:pPr>
            <w:proofErr w:type="spellStart"/>
            <w:r>
              <w:rPr>
                <w:rFonts w:ascii="Calibri" w:eastAsia="Calibri" w:hAnsi="Calibri" w:cs="Calibri"/>
              </w:rPr>
              <w:t>hK-Vaipito</w:t>
            </w:r>
            <w:proofErr w:type="spellEnd"/>
            <w:r>
              <w:rPr>
                <w:rFonts w:ascii="Calibri" w:eastAsia="Calibri" w:hAnsi="Calibri" w:cs="Calibri"/>
              </w:rPr>
              <w:t xml:space="preserve"> (</w:t>
            </w:r>
            <w:r w:rsidR="00F30E02">
              <w:rPr>
                <w:rFonts w:ascii="Calibri" w:eastAsia="Calibri" w:hAnsi="Calibri" w:cs="Calibri"/>
              </w:rPr>
              <w:t>1.5 m</w:t>
            </w:r>
            <w:r>
              <w:rPr>
                <w:rFonts w:ascii="Calibri" w:eastAsia="Calibri" w:hAnsi="Calibri" w:cs="Calibri"/>
              </w:rPr>
              <w:t>/d)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74932E" w14:textId="77777777" w:rsidR="00AE3CBE" w:rsidRDefault="00FC4B60">
            <w:pPr>
              <w:widowControl w:val="0"/>
              <w:jc w:val="center"/>
              <w:rPr>
                <w:sz w:val="20"/>
                <w:szCs w:val="20"/>
              </w:rPr>
            </w:pPr>
            <w:r>
              <w:rPr>
                <w:rFonts w:ascii="Calibri" w:eastAsia="Calibri" w:hAnsi="Calibri" w:cs="Calibri"/>
              </w:rPr>
              <w:t>124.5%</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3F16A5" w14:textId="77777777" w:rsidR="00AE3CBE" w:rsidRDefault="00FC4B60">
            <w:pPr>
              <w:widowControl w:val="0"/>
              <w:jc w:val="center"/>
              <w:rPr>
                <w:sz w:val="20"/>
                <w:szCs w:val="20"/>
              </w:rPr>
            </w:pPr>
            <w:r>
              <w:rPr>
                <w:rFonts w:ascii="Calibri" w:eastAsia="Calibri" w:hAnsi="Calibri" w:cs="Calibri"/>
              </w:rPr>
              <w:t>61.6%</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545DA1" w14:textId="77777777" w:rsidR="00AE3CBE" w:rsidRDefault="00FC4B60">
            <w:pPr>
              <w:widowControl w:val="0"/>
              <w:jc w:val="center"/>
              <w:rPr>
                <w:sz w:val="20"/>
                <w:szCs w:val="20"/>
              </w:rPr>
            </w:pPr>
            <w:r>
              <w:rPr>
                <w:rFonts w:ascii="Calibri" w:eastAsia="Calibri" w:hAnsi="Calibri" w:cs="Calibri"/>
              </w:rPr>
              <w:t>-67.3%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98D157" w14:textId="77777777" w:rsidR="00AE3CBE" w:rsidRDefault="00FC4B60">
            <w:pPr>
              <w:widowControl w:val="0"/>
              <w:jc w:val="center"/>
              <w:rPr>
                <w:sz w:val="20"/>
                <w:szCs w:val="20"/>
              </w:rPr>
            </w:pPr>
            <w:r>
              <w:rPr>
                <w:rFonts w:ascii="Calibri" w:eastAsia="Calibri" w:hAnsi="Calibri" w:cs="Calibri"/>
              </w:rPr>
              <w:t>-73.0%</w:t>
            </w:r>
          </w:p>
        </w:tc>
      </w:tr>
      <w:tr w:rsidR="00AE3CBE" w14:paraId="2B14DF69"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88BFAD" w14:textId="77777777" w:rsidR="00AE3CBE" w:rsidRDefault="00FC4B60">
            <w:pPr>
              <w:widowControl w:val="0"/>
              <w:rPr>
                <w:sz w:val="20"/>
                <w:szCs w:val="20"/>
              </w:rPr>
            </w:pPr>
            <w:proofErr w:type="spellStart"/>
            <w:r>
              <w:rPr>
                <w:rFonts w:ascii="Calibri" w:eastAsia="Calibri" w:hAnsi="Calibri" w:cs="Calibri"/>
              </w:rPr>
              <w:t>hK-Vatia</w:t>
            </w:r>
            <w:proofErr w:type="spellEnd"/>
            <w:r>
              <w:rPr>
                <w:rFonts w:ascii="Calibri" w:eastAsia="Calibri" w:hAnsi="Calibri" w:cs="Calibri"/>
              </w:rPr>
              <w:t xml:space="preserve"> (0.4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2E3E98" w14:textId="77777777" w:rsidR="00AE3CBE" w:rsidRDefault="00FC4B60">
            <w:pPr>
              <w:widowControl w:val="0"/>
              <w:jc w:val="center"/>
              <w:rPr>
                <w:sz w:val="20"/>
                <w:szCs w:val="20"/>
              </w:rPr>
            </w:pPr>
            <w:r>
              <w:rPr>
                <w:rFonts w:ascii="Calibri" w:eastAsia="Calibri" w:hAnsi="Calibri" w:cs="Calibri"/>
              </w:rPr>
              <w:t>0.1%</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241287" w14:textId="77777777" w:rsidR="00AE3CBE" w:rsidRDefault="00FC4B60">
            <w:pPr>
              <w:widowControl w:val="0"/>
              <w:jc w:val="center"/>
              <w:rPr>
                <w:sz w:val="20"/>
                <w:szCs w:val="20"/>
              </w:rPr>
            </w:pPr>
            <w:r>
              <w:rPr>
                <w:rFonts w:ascii="Calibri" w:eastAsia="Calibri" w:hAnsi="Calibri" w:cs="Calibri"/>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E79F8E" w14:textId="77777777" w:rsidR="00AE3CBE" w:rsidRDefault="00FC4B60">
            <w:pPr>
              <w:widowControl w:val="0"/>
              <w:jc w:val="center"/>
              <w:rPr>
                <w:sz w:val="20"/>
                <w:szCs w:val="20"/>
              </w:rPr>
            </w:pPr>
            <w:r>
              <w:rPr>
                <w:rFonts w:ascii="Calibri" w:eastAsia="Calibri" w:hAnsi="Calibri" w:cs="Calibri"/>
              </w:rPr>
              <w:t>-0.2%</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E0F49D" w14:textId="77777777" w:rsidR="00AE3CBE" w:rsidRDefault="00FC4B60">
            <w:pPr>
              <w:widowControl w:val="0"/>
              <w:jc w:val="center"/>
              <w:rPr>
                <w:sz w:val="20"/>
                <w:szCs w:val="20"/>
              </w:rPr>
            </w:pPr>
            <w:r>
              <w:rPr>
                <w:rFonts w:ascii="Calibri" w:eastAsia="Calibri" w:hAnsi="Calibri" w:cs="Calibri"/>
              </w:rPr>
              <w:t>-0.4%</w:t>
            </w:r>
          </w:p>
        </w:tc>
      </w:tr>
      <w:tr w:rsidR="00AE3CBE" w14:paraId="18AF34E5"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CB97B5" w14:textId="77777777" w:rsidR="00AE3CBE" w:rsidRDefault="00FC4B60">
            <w:pPr>
              <w:widowControl w:val="0"/>
              <w:rPr>
                <w:sz w:val="20"/>
                <w:szCs w:val="20"/>
              </w:rPr>
            </w:pPr>
            <w:proofErr w:type="spellStart"/>
            <w:r>
              <w:rPr>
                <w:rFonts w:ascii="Calibri" w:eastAsia="Calibri" w:hAnsi="Calibri" w:cs="Calibri"/>
              </w:rPr>
              <w:t>hK</w:t>
            </w:r>
            <w:proofErr w:type="spellEnd"/>
            <w:r>
              <w:rPr>
                <w:rFonts w:ascii="Calibri" w:eastAsia="Calibri" w:hAnsi="Calibri" w:cs="Calibri"/>
              </w:rPr>
              <w:t>-minor (5.1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87EF6B" w14:textId="77777777" w:rsidR="00AE3CBE" w:rsidRDefault="00FC4B60">
            <w:pPr>
              <w:widowControl w:val="0"/>
              <w:jc w:val="center"/>
              <w:rPr>
                <w:sz w:val="20"/>
                <w:szCs w:val="20"/>
              </w:rPr>
            </w:pPr>
            <w:r>
              <w:rPr>
                <w:rFonts w:ascii="Calibri" w:eastAsia="Calibri" w:hAnsi="Calibri" w:cs="Calibri"/>
              </w:rPr>
              <w:t>1.7%</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F8AE98" w14:textId="77777777" w:rsidR="00AE3CBE" w:rsidRDefault="00FC4B60">
            <w:pPr>
              <w:widowControl w:val="0"/>
              <w:jc w:val="center"/>
              <w:rPr>
                <w:sz w:val="20"/>
                <w:szCs w:val="20"/>
              </w:rPr>
            </w:pPr>
            <w:r>
              <w:rPr>
                <w:rFonts w:ascii="Calibri" w:eastAsia="Calibri" w:hAnsi="Calibri" w:cs="Calibri"/>
              </w:rPr>
              <w:t>0.4%</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4EC513" w14:textId="77777777" w:rsidR="00AE3CBE" w:rsidRDefault="00FC4B60">
            <w:pPr>
              <w:widowControl w:val="0"/>
              <w:jc w:val="center"/>
              <w:rPr>
                <w:sz w:val="20"/>
                <w:szCs w:val="20"/>
              </w:rPr>
            </w:pPr>
            <w:r>
              <w:rPr>
                <w:rFonts w:ascii="Calibri" w:eastAsia="Calibri" w:hAnsi="Calibri" w:cs="Calibri"/>
              </w:rPr>
              <w:t>-0.7%</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EB4B28" w14:textId="77777777" w:rsidR="00AE3CBE" w:rsidRDefault="00FC4B60">
            <w:pPr>
              <w:widowControl w:val="0"/>
              <w:jc w:val="center"/>
              <w:rPr>
                <w:sz w:val="20"/>
                <w:szCs w:val="20"/>
              </w:rPr>
            </w:pPr>
            <w:r>
              <w:rPr>
                <w:rFonts w:ascii="Calibri" w:eastAsia="Calibri" w:hAnsi="Calibri" w:cs="Calibri"/>
              </w:rPr>
              <w:t>-1.1%</w:t>
            </w:r>
          </w:p>
        </w:tc>
      </w:tr>
      <w:tr w:rsidR="00AE3CBE" w14:paraId="54E0EA53"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8CF64F" w14:textId="77777777" w:rsidR="00AE3CBE" w:rsidRDefault="00FC4B60">
            <w:pPr>
              <w:widowControl w:val="0"/>
              <w:rPr>
                <w:sz w:val="20"/>
                <w:szCs w:val="20"/>
              </w:rPr>
            </w:pPr>
            <w:proofErr w:type="spellStart"/>
            <w:r>
              <w:rPr>
                <w:rFonts w:ascii="Calibri" w:eastAsia="Calibri" w:hAnsi="Calibri" w:cs="Calibri"/>
              </w:rPr>
              <w:t>hK</w:t>
            </w:r>
            <w:proofErr w:type="spellEnd"/>
            <w:r>
              <w:rPr>
                <w:rFonts w:ascii="Calibri" w:eastAsia="Calibri" w:hAnsi="Calibri" w:cs="Calibri"/>
              </w:rPr>
              <w:t>-Dikes (0.002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D1E241" w14:textId="77777777" w:rsidR="00AE3CBE" w:rsidRDefault="00FC4B60">
            <w:pPr>
              <w:widowControl w:val="0"/>
              <w:jc w:val="center"/>
              <w:rPr>
                <w:sz w:val="20"/>
                <w:szCs w:val="20"/>
              </w:rPr>
            </w:pPr>
            <w:r>
              <w:rPr>
                <w:rFonts w:ascii="Calibri" w:eastAsia="Calibri" w:hAnsi="Calibri" w:cs="Calibri"/>
              </w:rPr>
              <w:t>2.2%</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E1C23C" w14:textId="77777777" w:rsidR="00AE3CBE" w:rsidRDefault="00FC4B60">
            <w:pPr>
              <w:widowControl w:val="0"/>
              <w:jc w:val="center"/>
              <w:rPr>
                <w:sz w:val="20"/>
                <w:szCs w:val="20"/>
              </w:rPr>
            </w:pPr>
            <w:r>
              <w:rPr>
                <w:rFonts w:ascii="Calibri" w:eastAsia="Calibri" w:hAnsi="Calibri" w:cs="Calibri"/>
              </w:rPr>
              <w:t>-0.4%</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E563EA" w14:textId="77777777" w:rsidR="00AE3CBE" w:rsidRDefault="00FC4B60">
            <w:pPr>
              <w:widowControl w:val="0"/>
              <w:jc w:val="center"/>
              <w:rPr>
                <w:sz w:val="20"/>
                <w:szCs w:val="20"/>
              </w:rPr>
            </w:pPr>
            <w:r>
              <w:rPr>
                <w:rFonts w:ascii="Calibri" w:eastAsia="Calibri" w:hAnsi="Calibri" w:cs="Calibri"/>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370C55" w14:textId="77777777" w:rsidR="00AE3CBE" w:rsidRDefault="00FC4B60">
            <w:pPr>
              <w:widowControl w:val="0"/>
              <w:jc w:val="center"/>
              <w:rPr>
                <w:sz w:val="20"/>
                <w:szCs w:val="20"/>
              </w:rPr>
            </w:pPr>
            <w:r>
              <w:rPr>
                <w:rFonts w:ascii="Calibri" w:eastAsia="Calibri" w:hAnsi="Calibri" w:cs="Calibri"/>
              </w:rPr>
              <w:t>0.0%</w:t>
            </w:r>
          </w:p>
        </w:tc>
      </w:tr>
      <w:tr w:rsidR="00AE3CBE" w14:paraId="1B870ADD"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8A5D00" w14:textId="77777777" w:rsidR="00AE3CBE" w:rsidRDefault="00FC4B60">
            <w:pPr>
              <w:widowControl w:val="0"/>
              <w:rPr>
                <w:sz w:val="20"/>
                <w:szCs w:val="20"/>
              </w:rPr>
            </w:pPr>
            <w:proofErr w:type="spellStart"/>
            <w:r>
              <w:rPr>
                <w:rFonts w:ascii="Calibri" w:eastAsia="Calibri" w:hAnsi="Calibri" w:cs="Calibri"/>
              </w:rPr>
              <w:t>hK</w:t>
            </w:r>
            <w:proofErr w:type="spellEnd"/>
            <w:r>
              <w:rPr>
                <w:rFonts w:ascii="Calibri" w:eastAsia="Calibri" w:hAnsi="Calibri" w:cs="Calibri"/>
              </w:rPr>
              <w:t>-Pago-Inner-East (1.6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1EA396" w14:textId="77777777" w:rsidR="00AE3CBE" w:rsidRDefault="00FC4B60">
            <w:pPr>
              <w:widowControl w:val="0"/>
              <w:jc w:val="center"/>
              <w:rPr>
                <w:sz w:val="20"/>
                <w:szCs w:val="20"/>
              </w:rPr>
            </w:pPr>
            <w:r>
              <w:rPr>
                <w:rFonts w:ascii="Calibri" w:eastAsia="Calibri" w:hAnsi="Calibri" w:cs="Calibri"/>
              </w:rPr>
              <w:t>-0.8%</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76A27B" w14:textId="77777777" w:rsidR="00AE3CBE" w:rsidRDefault="00FC4B60">
            <w:pPr>
              <w:widowControl w:val="0"/>
              <w:jc w:val="center"/>
              <w:rPr>
                <w:sz w:val="20"/>
                <w:szCs w:val="20"/>
              </w:rPr>
            </w:pPr>
            <w:r>
              <w:rPr>
                <w:rFonts w:ascii="Calibri" w:eastAsia="Calibri" w:hAnsi="Calibri" w:cs="Calibri"/>
              </w:rPr>
              <w:t>-0.1%</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444596" w14:textId="77777777" w:rsidR="00AE3CBE" w:rsidRDefault="00FC4B60">
            <w:pPr>
              <w:widowControl w:val="0"/>
              <w:jc w:val="center"/>
              <w:rPr>
                <w:sz w:val="20"/>
                <w:szCs w:val="20"/>
              </w:rPr>
            </w:pPr>
            <w:r>
              <w:rPr>
                <w:rFonts w:ascii="Calibri" w:eastAsia="Calibri" w:hAnsi="Calibri" w:cs="Calibri"/>
              </w:rPr>
              <w:t>-0.3%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2E83E7" w14:textId="77777777" w:rsidR="00AE3CBE" w:rsidRDefault="00FC4B60">
            <w:pPr>
              <w:widowControl w:val="0"/>
              <w:jc w:val="center"/>
              <w:rPr>
                <w:sz w:val="20"/>
                <w:szCs w:val="20"/>
              </w:rPr>
            </w:pPr>
            <w:r>
              <w:rPr>
                <w:rFonts w:ascii="Calibri" w:eastAsia="Calibri" w:hAnsi="Calibri" w:cs="Calibri"/>
              </w:rPr>
              <w:t>-1.1%</w:t>
            </w:r>
          </w:p>
        </w:tc>
      </w:tr>
      <w:tr w:rsidR="00AE3CBE" w14:paraId="5A96F108"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B880E0" w14:textId="77777777" w:rsidR="00AE3CBE" w:rsidRDefault="00FC4B60">
            <w:pPr>
              <w:widowControl w:val="0"/>
              <w:rPr>
                <w:sz w:val="20"/>
                <w:szCs w:val="20"/>
              </w:rPr>
            </w:pPr>
            <w:proofErr w:type="spellStart"/>
            <w:r>
              <w:rPr>
                <w:rFonts w:ascii="Calibri" w:eastAsia="Calibri" w:hAnsi="Calibri" w:cs="Calibri"/>
              </w:rPr>
              <w:t>hK</w:t>
            </w:r>
            <w:proofErr w:type="spellEnd"/>
            <w:r>
              <w:rPr>
                <w:rFonts w:ascii="Calibri" w:eastAsia="Calibri" w:hAnsi="Calibri" w:cs="Calibri"/>
              </w:rPr>
              <w:t>-Pago-Inner-West (0.4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34DAE2" w14:textId="77777777" w:rsidR="00AE3CBE" w:rsidRDefault="00FC4B60">
            <w:pPr>
              <w:widowControl w:val="0"/>
              <w:jc w:val="center"/>
              <w:rPr>
                <w:sz w:val="20"/>
                <w:szCs w:val="20"/>
              </w:rPr>
            </w:pPr>
            <w:r>
              <w:rPr>
                <w:rFonts w:ascii="Calibri" w:eastAsia="Calibri" w:hAnsi="Calibri" w:cs="Calibri"/>
              </w:rPr>
              <w:t>11.1%</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BDCAD8" w14:textId="77777777" w:rsidR="00AE3CBE" w:rsidRDefault="00FC4B60">
            <w:pPr>
              <w:widowControl w:val="0"/>
              <w:jc w:val="center"/>
              <w:rPr>
                <w:sz w:val="20"/>
                <w:szCs w:val="20"/>
              </w:rPr>
            </w:pPr>
            <w:r>
              <w:rPr>
                <w:rFonts w:ascii="Calibri" w:eastAsia="Calibri" w:hAnsi="Calibri" w:cs="Calibri"/>
              </w:rPr>
              <w:t>4.6%</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1BA9E6" w14:textId="77777777" w:rsidR="00AE3CBE" w:rsidRDefault="00FC4B60">
            <w:pPr>
              <w:widowControl w:val="0"/>
              <w:jc w:val="center"/>
              <w:rPr>
                <w:sz w:val="20"/>
                <w:szCs w:val="20"/>
              </w:rPr>
            </w:pPr>
            <w:r>
              <w:rPr>
                <w:rFonts w:ascii="Calibri" w:eastAsia="Calibri" w:hAnsi="Calibri" w:cs="Calibri"/>
              </w:rPr>
              <w:t>5.3%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517F8C" w14:textId="77777777" w:rsidR="00AE3CBE" w:rsidRDefault="00FC4B60">
            <w:pPr>
              <w:widowControl w:val="0"/>
              <w:jc w:val="center"/>
              <w:rPr>
                <w:sz w:val="20"/>
                <w:szCs w:val="20"/>
              </w:rPr>
            </w:pPr>
            <w:r>
              <w:rPr>
                <w:rFonts w:ascii="Calibri" w:eastAsia="Calibri" w:hAnsi="Calibri" w:cs="Calibri"/>
              </w:rPr>
              <w:t>6.0%</w:t>
            </w:r>
          </w:p>
        </w:tc>
      </w:tr>
      <w:tr w:rsidR="00AE3CBE" w14:paraId="243C64CE"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A996B5" w14:textId="77777777" w:rsidR="00AE3CBE" w:rsidRDefault="00FC4B60">
            <w:pPr>
              <w:widowControl w:val="0"/>
              <w:rPr>
                <w:sz w:val="20"/>
                <w:szCs w:val="20"/>
              </w:rPr>
            </w:pPr>
            <w:proofErr w:type="spellStart"/>
            <w:r>
              <w:rPr>
                <w:rFonts w:ascii="Calibri" w:eastAsia="Calibri" w:hAnsi="Calibri" w:cs="Calibri"/>
              </w:rPr>
              <w:t>hK</w:t>
            </w:r>
            <w:proofErr w:type="spellEnd"/>
            <w:r>
              <w:rPr>
                <w:rFonts w:ascii="Calibri" w:eastAsia="Calibri" w:hAnsi="Calibri" w:cs="Calibri"/>
              </w:rPr>
              <w:t>-Pago-Outer (0.43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079B55" w14:textId="77777777" w:rsidR="00AE3CBE" w:rsidRDefault="00FC4B60">
            <w:pPr>
              <w:widowControl w:val="0"/>
              <w:jc w:val="center"/>
              <w:rPr>
                <w:sz w:val="20"/>
                <w:szCs w:val="20"/>
              </w:rPr>
            </w:pPr>
            <w:r>
              <w:rPr>
                <w:rFonts w:ascii="Calibri" w:eastAsia="Calibri" w:hAnsi="Calibri" w:cs="Calibri"/>
              </w:rPr>
              <w:t>6.0%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DEF635" w14:textId="77777777" w:rsidR="00AE3CBE" w:rsidRDefault="00FC4B60">
            <w:pPr>
              <w:widowControl w:val="0"/>
              <w:jc w:val="center"/>
              <w:rPr>
                <w:sz w:val="20"/>
                <w:szCs w:val="20"/>
              </w:rPr>
            </w:pPr>
            <w:r>
              <w:rPr>
                <w:rFonts w:ascii="Calibri" w:eastAsia="Calibri" w:hAnsi="Calibri" w:cs="Calibri"/>
              </w:rPr>
              <w:t>3.3%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97F911" w14:textId="77777777" w:rsidR="00AE3CBE" w:rsidRDefault="00FC4B60">
            <w:pPr>
              <w:widowControl w:val="0"/>
              <w:jc w:val="center"/>
              <w:rPr>
                <w:sz w:val="20"/>
                <w:szCs w:val="20"/>
              </w:rPr>
            </w:pPr>
            <w:r>
              <w:rPr>
                <w:rFonts w:ascii="Calibri" w:eastAsia="Calibri" w:hAnsi="Calibri" w:cs="Calibri"/>
              </w:rPr>
              <w:t>-6.6%</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3AC249" w14:textId="77777777" w:rsidR="00AE3CBE" w:rsidRDefault="00FC4B60">
            <w:pPr>
              <w:widowControl w:val="0"/>
              <w:jc w:val="center"/>
              <w:rPr>
                <w:sz w:val="20"/>
                <w:szCs w:val="20"/>
              </w:rPr>
            </w:pPr>
            <w:r>
              <w:rPr>
                <w:rFonts w:ascii="Calibri" w:eastAsia="Calibri" w:hAnsi="Calibri" w:cs="Calibri"/>
              </w:rPr>
              <w:t>-15.3%</w:t>
            </w:r>
          </w:p>
        </w:tc>
      </w:tr>
      <w:tr w:rsidR="00AE3CBE" w14:paraId="2F25781C"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F3F719" w14:textId="77777777" w:rsidR="00AE3CBE" w:rsidRDefault="00FC4B60">
            <w:pPr>
              <w:widowControl w:val="0"/>
              <w:rPr>
                <w:sz w:val="20"/>
                <w:szCs w:val="20"/>
              </w:rPr>
            </w:pPr>
            <w:proofErr w:type="spellStart"/>
            <w:r>
              <w:rPr>
                <w:rFonts w:ascii="Calibri" w:eastAsia="Calibri" w:hAnsi="Calibri" w:cs="Calibri"/>
              </w:rPr>
              <w:t>hK</w:t>
            </w:r>
            <w:proofErr w:type="spellEnd"/>
            <w:r>
              <w:rPr>
                <w:rFonts w:ascii="Calibri" w:eastAsia="Calibri" w:hAnsi="Calibri" w:cs="Calibri"/>
              </w:rPr>
              <w:t>-Trachyte (0.0004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5B3FC5" w14:textId="77777777" w:rsidR="00AE3CBE" w:rsidRDefault="00FC4B60">
            <w:pPr>
              <w:widowControl w:val="0"/>
              <w:jc w:val="center"/>
              <w:rPr>
                <w:sz w:val="20"/>
                <w:szCs w:val="20"/>
              </w:rPr>
            </w:pPr>
            <w:r>
              <w:rPr>
                <w:rFonts w:ascii="Calibri" w:eastAsia="Calibri" w:hAnsi="Calibri" w:cs="Calibri"/>
              </w:rPr>
              <w:t>-0.3%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AA1932" w14:textId="77777777" w:rsidR="00AE3CBE" w:rsidRDefault="00FC4B60">
            <w:pPr>
              <w:widowControl w:val="0"/>
              <w:jc w:val="center"/>
              <w:rPr>
                <w:sz w:val="20"/>
                <w:szCs w:val="20"/>
              </w:rPr>
            </w:pPr>
            <w:r>
              <w:rPr>
                <w:rFonts w:ascii="Calibri" w:eastAsia="Calibri" w:hAnsi="Calibri" w:cs="Calibri"/>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956896" w14:textId="77777777" w:rsidR="00AE3CBE" w:rsidRDefault="00FC4B60">
            <w:pPr>
              <w:widowControl w:val="0"/>
              <w:jc w:val="center"/>
              <w:rPr>
                <w:sz w:val="20"/>
                <w:szCs w:val="20"/>
              </w:rPr>
            </w:pPr>
            <w:r>
              <w:rPr>
                <w:rFonts w:ascii="Calibri" w:eastAsia="Calibri" w:hAnsi="Calibri" w:cs="Calibri"/>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D9F8AA" w14:textId="77777777" w:rsidR="00AE3CBE" w:rsidRDefault="00FC4B60">
            <w:pPr>
              <w:widowControl w:val="0"/>
              <w:jc w:val="center"/>
              <w:rPr>
                <w:sz w:val="20"/>
                <w:szCs w:val="20"/>
              </w:rPr>
            </w:pPr>
            <w:r>
              <w:rPr>
                <w:rFonts w:ascii="Calibri" w:eastAsia="Calibri" w:hAnsi="Calibri" w:cs="Calibri"/>
              </w:rPr>
              <w:t>-0.2%</w:t>
            </w:r>
          </w:p>
        </w:tc>
      </w:tr>
      <w:tr w:rsidR="00AE3CBE" w14:paraId="5BB9B9CB"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7DA8CE" w14:textId="77777777" w:rsidR="00AE3CBE" w:rsidRDefault="00FC4B60">
            <w:pPr>
              <w:widowControl w:val="0"/>
              <w:rPr>
                <w:sz w:val="20"/>
                <w:szCs w:val="20"/>
              </w:rPr>
            </w:pPr>
            <w:r>
              <w:rPr>
                <w:rFonts w:ascii="Calibri" w:eastAsia="Calibri" w:hAnsi="Calibri" w:cs="Calibri"/>
              </w:rPr>
              <w:t xml:space="preserve">Stream Conductance (35 m/d) </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C1D07C" w14:textId="77777777" w:rsidR="00AE3CBE" w:rsidRDefault="00FC4B60">
            <w:pPr>
              <w:widowControl w:val="0"/>
              <w:jc w:val="center"/>
              <w:rPr>
                <w:sz w:val="20"/>
                <w:szCs w:val="20"/>
              </w:rPr>
            </w:pPr>
            <w:r>
              <w:rPr>
                <w:rFonts w:ascii="Calibri" w:eastAsia="Calibri" w:hAnsi="Calibri" w:cs="Calibri"/>
              </w:rPr>
              <w:t>6.3%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68033B" w14:textId="77777777" w:rsidR="00AE3CBE" w:rsidRDefault="00FC4B60">
            <w:pPr>
              <w:widowControl w:val="0"/>
              <w:jc w:val="center"/>
              <w:rPr>
                <w:sz w:val="20"/>
                <w:szCs w:val="20"/>
              </w:rPr>
            </w:pPr>
            <w:r>
              <w:rPr>
                <w:rFonts w:ascii="Calibri" w:eastAsia="Calibri" w:hAnsi="Calibri" w:cs="Calibri"/>
              </w:rPr>
              <w:t>2.2%</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50D4A3" w14:textId="77777777" w:rsidR="00AE3CBE" w:rsidRDefault="00FC4B60">
            <w:pPr>
              <w:widowControl w:val="0"/>
              <w:jc w:val="center"/>
              <w:rPr>
                <w:sz w:val="20"/>
                <w:szCs w:val="20"/>
              </w:rPr>
            </w:pPr>
            <w:r>
              <w:rPr>
                <w:rFonts w:ascii="Calibri" w:eastAsia="Calibri" w:hAnsi="Calibri" w:cs="Calibri"/>
              </w:rPr>
              <w:t>-1.4%</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FA41C3" w14:textId="77777777" w:rsidR="00AE3CBE" w:rsidRDefault="00FC4B60">
            <w:pPr>
              <w:widowControl w:val="0"/>
              <w:jc w:val="center"/>
              <w:rPr>
                <w:sz w:val="20"/>
                <w:szCs w:val="20"/>
              </w:rPr>
            </w:pPr>
            <w:r>
              <w:rPr>
                <w:rFonts w:ascii="Calibri" w:eastAsia="Calibri" w:hAnsi="Calibri" w:cs="Calibri"/>
              </w:rPr>
              <w:t>-2.1%</w:t>
            </w:r>
          </w:p>
        </w:tc>
      </w:tr>
      <w:tr w:rsidR="00AE3CBE" w14:paraId="5509E517"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19866C" w14:textId="77777777" w:rsidR="00AE3CBE" w:rsidRDefault="00FC4B60">
            <w:pPr>
              <w:widowControl w:val="0"/>
              <w:rPr>
                <w:sz w:val="20"/>
                <w:szCs w:val="20"/>
              </w:rPr>
            </w:pPr>
            <w:r>
              <w:rPr>
                <w:rFonts w:ascii="Calibri" w:eastAsia="Calibri" w:hAnsi="Calibri" w:cs="Calibri"/>
              </w:rPr>
              <w:t>Well Pump Rates (variable)</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46C9BC" w14:textId="77777777" w:rsidR="00AE3CBE" w:rsidRDefault="00FC4B60">
            <w:pPr>
              <w:widowControl w:val="0"/>
              <w:jc w:val="center"/>
              <w:rPr>
                <w:sz w:val="20"/>
                <w:szCs w:val="20"/>
              </w:rPr>
            </w:pPr>
            <w:r>
              <w:rPr>
                <w:rFonts w:ascii="Calibri" w:eastAsia="Calibri" w:hAnsi="Calibri" w:cs="Calibri"/>
              </w:rPr>
              <w:t>11.1%</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B5E55F" w14:textId="77777777" w:rsidR="00AE3CBE" w:rsidRDefault="00FC4B60">
            <w:pPr>
              <w:widowControl w:val="0"/>
              <w:jc w:val="center"/>
              <w:rPr>
                <w:sz w:val="20"/>
                <w:szCs w:val="20"/>
              </w:rPr>
            </w:pPr>
            <w:r>
              <w:rPr>
                <w:rFonts w:ascii="Calibri" w:eastAsia="Calibri" w:hAnsi="Calibri" w:cs="Calibri"/>
              </w:rPr>
              <w:t>6.7%</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2D5091" w14:textId="77777777" w:rsidR="00AE3CBE" w:rsidRDefault="00FC4B60">
            <w:pPr>
              <w:widowControl w:val="0"/>
              <w:jc w:val="center"/>
              <w:rPr>
                <w:sz w:val="20"/>
                <w:szCs w:val="20"/>
              </w:rPr>
            </w:pPr>
            <w:r>
              <w:rPr>
                <w:rFonts w:ascii="Calibri" w:eastAsia="Calibri" w:hAnsi="Calibri" w:cs="Calibri"/>
              </w:rPr>
              <w:t>-20.1%</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78A975" w14:textId="77777777" w:rsidR="00AE3CBE" w:rsidRDefault="00FC4B60">
            <w:pPr>
              <w:widowControl w:val="0"/>
              <w:jc w:val="center"/>
              <w:rPr>
                <w:sz w:val="20"/>
                <w:szCs w:val="20"/>
              </w:rPr>
            </w:pPr>
            <w:r>
              <w:rPr>
                <w:rFonts w:ascii="Calibri" w:eastAsia="Calibri" w:hAnsi="Calibri" w:cs="Calibri"/>
              </w:rPr>
              <w:t>-68.7%</w:t>
            </w:r>
          </w:p>
        </w:tc>
      </w:tr>
      <w:tr w:rsidR="00AE3CBE" w14:paraId="023D9D92"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A6794C" w14:textId="77777777" w:rsidR="00AE3CBE" w:rsidRDefault="00FC4B60">
            <w:pPr>
              <w:widowControl w:val="0"/>
              <w:rPr>
                <w:sz w:val="20"/>
                <w:szCs w:val="20"/>
              </w:rPr>
            </w:pPr>
            <w:r>
              <w:rPr>
                <w:rFonts w:ascii="Calibri" w:eastAsia="Calibri" w:hAnsi="Calibri" w:cs="Calibri"/>
              </w:rPr>
              <w:t>Recharge (variable)</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883F90" w14:textId="77777777" w:rsidR="00AE3CBE" w:rsidRDefault="00FC4B60">
            <w:pPr>
              <w:widowControl w:val="0"/>
              <w:jc w:val="center"/>
              <w:rPr>
                <w:sz w:val="20"/>
                <w:szCs w:val="20"/>
              </w:rPr>
            </w:pPr>
            <w:r>
              <w:rPr>
                <w:rFonts w:ascii="Calibri" w:eastAsia="Calibri" w:hAnsi="Calibri" w:cs="Calibri"/>
              </w:rPr>
              <w:t>-85.5%</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FB40F8" w14:textId="77777777" w:rsidR="00AE3CBE" w:rsidRDefault="00FC4B60">
            <w:pPr>
              <w:widowControl w:val="0"/>
              <w:jc w:val="center"/>
              <w:rPr>
                <w:sz w:val="20"/>
                <w:szCs w:val="20"/>
              </w:rPr>
            </w:pPr>
            <w:r>
              <w:rPr>
                <w:rFonts w:ascii="Calibri" w:eastAsia="Calibri" w:hAnsi="Calibri" w:cs="Calibri"/>
              </w:rPr>
              <w:t>-82.0%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F832C7" w14:textId="77777777" w:rsidR="00AE3CBE" w:rsidRDefault="00FC4B60">
            <w:pPr>
              <w:widowControl w:val="0"/>
              <w:jc w:val="center"/>
              <w:rPr>
                <w:sz w:val="20"/>
                <w:szCs w:val="20"/>
              </w:rPr>
            </w:pPr>
            <w:r>
              <w:rPr>
                <w:rFonts w:ascii="Calibri" w:eastAsia="Calibri" w:hAnsi="Calibri" w:cs="Calibri"/>
              </w:rPr>
              <w:t>138.4%</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C0B71D" w14:textId="77777777" w:rsidR="00AE3CBE" w:rsidRDefault="00FC4B60">
            <w:pPr>
              <w:widowControl w:val="0"/>
              <w:jc w:val="center"/>
              <w:rPr>
                <w:sz w:val="20"/>
                <w:szCs w:val="20"/>
              </w:rPr>
            </w:pPr>
            <w:r>
              <w:rPr>
                <w:rFonts w:ascii="Calibri" w:eastAsia="Calibri" w:hAnsi="Calibri" w:cs="Calibri"/>
              </w:rPr>
              <w:t>312.9%</w:t>
            </w:r>
          </w:p>
        </w:tc>
      </w:tr>
    </w:tbl>
    <w:p w14:paraId="0B19CC95" w14:textId="77777777" w:rsidR="00E60A43" w:rsidRDefault="00E60A43">
      <w:pPr>
        <w:shd w:val="clear" w:color="auto" w:fill="FFFFFF"/>
        <w:rPr>
          <w:i/>
          <w:color w:val="222222"/>
        </w:rPr>
      </w:pPr>
    </w:p>
    <w:p w14:paraId="10D288D6" w14:textId="38F78799" w:rsidR="00AE3CBE" w:rsidRDefault="00E60A43">
      <w:pPr>
        <w:shd w:val="clear" w:color="auto" w:fill="FFFFFF"/>
        <w:rPr>
          <w:color w:val="222222"/>
        </w:rPr>
      </w:pPr>
      <w:r>
        <w:rPr>
          <w:i/>
          <w:color w:val="222222"/>
        </w:rPr>
        <w:t xml:space="preserve">Table 2: Sensitivity test results expressed as the percentage difference between the test case and the base case scenarios for perturbations of individual parameters at 25%, 50%, 200% and 400% of the parameter values from the base case scenario. Output is the percentage change in the total length of flooded subsurface water and sewer lines where positive values indicate more flooded lines and negative values indicate less. Note that all parameters are scalar values except for well pump rates and recharge, which are a set of point values and a gridded raster, respectively. These were all modified at once by the multiplier value for each test scenario.  </w:t>
      </w:r>
    </w:p>
    <w:p w14:paraId="77D84651" w14:textId="77777777" w:rsidR="00AE3CBE" w:rsidRDefault="00FC4B60">
      <w:pPr>
        <w:pStyle w:val="Heading1"/>
        <w:shd w:val="clear" w:color="auto" w:fill="FFFFFF"/>
      </w:pPr>
      <w:bookmarkStart w:id="82" w:name="_haw5w52xe8fy" w:colFirst="0" w:colLast="0"/>
      <w:bookmarkEnd w:id="82"/>
      <w:r>
        <w:lastRenderedPageBreak/>
        <w:t>4. Discussion</w:t>
      </w:r>
    </w:p>
    <w:p w14:paraId="3F0E9AB2" w14:textId="77777777" w:rsidR="00AE3CBE" w:rsidRDefault="00FC4B60">
      <w:pPr>
        <w:shd w:val="clear" w:color="auto" w:fill="FFFFFF"/>
        <w:rPr>
          <w:sz w:val="32"/>
          <w:szCs w:val="32"/>
        </w:rPr>
      </w:pPr>
      <w:r>
        <w:rPr>
          <w:sz w:val="32"/>
          <w:szCs w:val="32"/>
        </w:rPr>
        <w:t>4.1 Management Applications</w:t>
      </w:r>
      <w:r>
        <w:rPr>
          <w:sz w:val="32"/>
          <w:szCs w:val="32"/>
        </w:rPr>
        <w:br/>
      </w:r>
    </w:p>
    <w:p w14:paraId="2E516F83" w14:textId="68FDB3B3" w:rsidR="00AE3CBE" w:rsidRDefault="00FC4B60">
      <w:pPr>
        <w:shd w:val="clear" w:color="auto" w:fill="FFFFFF"/>
        <w:rPr>
          <w:color w:val="222222"/>
          <w:highlight w:val="white"/>
        </w:rPr>
      </w:pPr>
      <w:r>
        <w:rPr>
          <w:color w:val="222222"/>
          <w:highlight w:val="white"/>
        </w:rPr>
        <w:t xml:space="preserve">The most direct application of this study is by managers and decision makers at utilities or agencies in American Samoa who are faced daily with needing to make site-specific procurement and planning decisions for the future. The maps produced for this project have already been deemed “very useful” to these ends by executive management at ASPA (W. Young-Fong, personal communication, Dec 2021). Since the catastrophic 2009 earthquake and Tutuila’s acceleration in relative sea level rise (Han et al., 2019) utility managers in AS are already responding to the impacts of SLR. Workers at ASPA have noted instances of manholes corroding and heavy inflows and infiltration in sewer lines in low-lying areas </w:t>
      </w:r>
      <w:r>
        <w:t>(W. Hua-Hsien, personal communication Dec. 2021)</w:t>
      </w:r>
      <w:r>
        <w:rPr>
          <w:color w:val="222222"/>
          <w:highlight w:val="white"/>
        </w:rPr>
        <w:t>. Our modeling suggests these problems will only be exacerbated by continued SLR and GWI, particularly in the lowest-lying areas of Pago Harbor. Another impact that is likely already occurring, but has not necessarily been attributed to GWI, is an increased depth of floodwaters in low lying areas during rain events. GWI has been shown globally to be a major factor in exacerbating flooding from alluvial sources and heavy rainfall (</w:t>
      </w:r>
      <w:proofErr w:type="spellStart"/>
      <w:r>
        <w:rPr>
          <w:color w:val="222222"/>
          <w:highlight w:val="white"/>
        </w:rPr>
        <w:t>Habel</w:t>
      </w:r>
      <w:proofErr w:type="spellEnd"/>
      <w:r>
        <w:rPr>
          <w:color w:val="222222"/>
          <w:highlight w:val="white"/>
        </w:rPr>
        <w:t xml:space="preserve"> et al., 2017; </w:t>
      </w:r>
      <w:proofErr w:type="spellStart"/>
      <w:r>
        <w:rPr>
          <w:color w:val="222222"/>
        </w:rPr>
        <w:t>Maliva</w:t>
      </w:r>
      <w:proofErr w:type="spellEnd"/>
      <w:r>
        <w:rPr>
          <w:color w:val="222222"/>
        </w:rPr>
        <w:t xml:space="preserve">, 2021). All of the main population centers in the Pago Harbor area are located on alluvial plains at the base of mountain streams. Increases in the permanent soil saturation level underlying these plains reduces the infiltration capacity of these </w:t>
      </w:r>
      <w:r w:rsidR="00F30E02">
        <w:rPr>
          <w:color w:val="222222"/>
        </w:rPr>
        <w:t>low-lying</w:t>
      </w:r>
      <w:r>
        <w:rPr>
          <w:color w:val="222222"/>
        </w:rPr>
        <w:t xml:space="preserve"> areas and can result in increased flooding or ponding when even smaller rain events occur. </w:t>
      </w:r>
    </w:p>
    <w:p w14:paraId="052FCE0F" w14:textId="77777777" w:rsidR="00AE3CBE" w:rsidRDefault="00FC4B60">
      <w:pPr>
        <w:shd w:val="clear" w:color="auto" w:fill="FFFFFF"/>
        <w:spacing w:before="200" w:after="200"/>
        <w:rPr>
          <w:color w:val="222222"/>
          <w:highlight w:val="white"/>
        </w:rPr>
      </w:pPr>
      <w:r>
        <w:rPr>
          <w:color w:val="222222"/>
          <w:highlight w:val="white"/>
        </w:rPr>
        <w:t xml:space="preserve">In general, the presence of low-lying, inland sink areas identified by this work provides a clear caution against relying entirely on gray-infrastructure such as seawalls as an adaptation measure. Even if a seawall or levee can hold back encroaching ocean waters on the surface, these structures will not be able to mitigate flooding or continuously saturated soil in areas that are hydrologically connected to the sea. In American Samoa seawalls have historically been the primary response to coastal erosion and rising seas. The issues noted herein only add to the many other commonly known negative side-effects of seawalls (Nunn et al., 2021), thereby reinforcing the idea that more advanced “green-engineered” solutions or possibly even managed-retreat from low-lying areas may be a more appropriate adaptation strategy in the long term. </w:t>
      </w:r>
    </w:p>
    <w:p w14:paraId="1600C448" w14:textId="77777777" w:rsidR="00AE3CBE" w:rsidRDefault="00AE3CBE">
      <w:pPr>
        <w:shd w:val="clear" w:color="auto" w:fill="FFFFFF"/>
        <w:spacing w:before="200" w:after="200"/>
        <w:rPr>
          <w:color w:val="222222"/>
          <w:highlight w:val="white"/>
        </w:rPr>
      </w:pPr>
    </w:p>
    <w:p w14:paraId="3676C5CA" w14:textId="77777777" w:rsidR="00AE3CBE" w:rsidRDefault="00FC4B60">
      <w:pPr>
        <w:pStyle w:val="Heading2"/>
        <w:shd w:val="clear" w:color="auto" w:fill="FFFFFF"/>
        <w:spacing w:before="200" w:after="200"/>
      </w:pPr>
      <w:bookmarkStart w:id="83" w:name="_wsuvpyxr6gwf" w:colFirst="0" w:colLast="0"/>
      <w:bookmarkEnd w:id="83"/>
      <w:r>
        <w:t>4.2 Geologic Controls on Vulnerability to SLR and GWI:</w:t>
      </w:r>
    </w:p>
    <w:p w14:paraId="058EA2BD" w14:textId="3F55F668" w:rsidR="00AE3CBE" w:rsidRDefault="00FC4B60">
      <w:pPr>
        <w:shd w:val="clear" w:color="auto" w:fill="FFFFFF"/>
        <w:spacing w:before="200" w:after="200"/>
        <w:rPr>
          <w:color w:val="222222"/>
        </w:rPr>
      </w:pPr>
      <w:r>
        <w:rPr>
          <w:color w:val="222222"/>
        </w:rPr>
        <w:t xml:space="preserve">There are many other islands throughout the world’s oceans that are already or are very likely to experience similar consequences of GWI as Tutuila. However, each island hosts a unique set of vulnerabilities, partially controlled by development patterns, but also controlled by their geologic setting. To better understand the drivers of GWI vulnerability across different islands, this section examines the geology that controls the impacts and severity of GWI. Tutuila serves as a unique and interesting example, because although the Pago Harbor area is highly vulnerable to GWI, other parts of Tutuila are less vulnerable because of the island’s diverse and varied </w:t>
      </w:r>
      <w:r>
        <w:rPr>
          <w:color w:val="222222"/>
        </w:rPr>
        <w:lastRenderedPageBreak/>
        <w:t xml:space="preserve">geologic history. The southwestern part of the island, the </w:t>
      </w:r>
      <w:proofErr w:type="spellStart"/>
      <w:r>
        <w:rPr>
          <w:color w:val="222222"/>
        </w:rPr>
        <w:t>Tafuna</w:t>
      </w:r>
      <w:proofErr w:type="spellEnd"/>
      <w:r>
        <w:rPr>
          <w:color w:val="222222"/>
        </w:rPr>
        <w:t xml:space="preserve">-Leone Plain (T-L Plain), is geologically younger and is characterized by an extensive lava delta fronted mostly by sea cliffs. Almost all of the T-L Plain is at or above 5 m in elevation, making SLR mostly inconsequential to the built environment. This shows the level of control that geologic processes have on vulnerability to SLR in volcanic islands; and how better understanding local geologic histories can be informative in region-wide adaptation planning efforts. Specifically, on Tutuila and other islands, two main factors control the conditions that lead to high vulnerability to GWI: (1) substrate age, and (2) coastal geometry at the time of the last sea level high-stands. An island’s age is one of the primary variables controlling the amount of developable land on an island, due to the effects of erosion and weathering that incise islands into a series of steep valleys and craggy peaks that preclude development. Generally, older islands are more eroded, and thus contain less developable land, which results in consolidation of development into the few flat areas, which are often thin coastal plains. Other examples of this type of terrain include much of the islands of Oahu (2.2 to 3.4 MYA) and Bora Bora (3.1 to 3.5 MYA).  The Eastern portion of Tutuila is included in this group because although relatively younger at 1.5 MYA, Tutuila’s location within the South Pacific convergence zone creates very high rainfall rates that have enhanced erosion and weathering. Contrastingly, the </w:t>
      </w:r>
      <w:proofErr w:type="spellStart"/>
      <w:r>
        <w:rPr>
          <w:color w:val="222222"/>
        </w:rPr>
        <w:t>Tafuna</w:t>
      </w:r>
      <w:proofErr w:type="spellEnd"/>
      <w:r>
        <w:rPr>
          <w:color w:val="222222"/>
        </w:rPr>
        <w:t xml:space="preserve"> Leone Plain erupted within the last 10-20 thousand years (Addison and </w:t>
      </w:r>
      <w:proofErr w:type="spellStart"/>
      <w:r>
        <w:rPr>
          <w:color w:val="222222"/>
        </w:rPr>
        <w:t>Asaua</w:t>
      </w:r>
      <w:proofErr w:type="spellEnd"/>
      <w:r>
        <w:rPr>
          <w:color w:val="222222"/>
        </w:rPr>
        <w:t xml:space="preserve">, 2006) and displays a flatter dome shaped geography characteristic of young shield volcanoes. Other young volcanic islands that share this terrain include Hawaii’s Big Island (&lt; 0.5 </w:t>
      </w:r>
      <w:proofErr w:type="spellStart"/>
      <w:r>
        <w:rPr>
          <w:color w:val="222222"/>
        </w:rPr>
        <w:t>mya</w:t>
      </w:r>
      <w:proofErr w:type="spellEnd"/>
      <w:r>
        <w:rPr>
          <w:color w:val="222222"/>
        </w:rPr>
        <w:t xml:space="preserve">), Rapa Nui (&lt;0.7 </w:t>
      </w:r>
      <w:proofErr w:type="spellStart"/>
      <w:r>
        <w:rPr>
          <w:color w:val="222222"/>
        </w:rPr>
        <w:t>mya</w:t>
      </w:r>
      <w:proofErr w:type="spellEnd"/>
      <w:r>
        <w:rPr>
          <w:color w:val="222222"/>
        </w:rPr>
        <w:t xml:space="preserve">), and Isla Isabella in the Galapagos (&lt;0.7 </w:t>
      </w:r>
      <w:proofErr w:type="spellStart"/>
      <w:r>
        <w:rPr>
          <w:color w:val="222222"/>
        </w:rPr>
        <w:t>mya</w:t>
      </w:r>
      <w:proofErr w:type="spellEnd"/>
      <w:r>
        <w:rPr>
          <w:color w:val="222222"/>
        </w:rPr>
        <w:t xml:space="preserve">). These younger shields all generally have less eroded features, which makes development away from the coast more common and cost-effective. </w:t>
      </w:r>
      <w:r w:rsidR="00F30E02">
        <w:rPr>
          <w:color w:val="222222"/>
        </w:rPr>
        <w:t>Also,</w:t>
      </w:r>
      <w:r>
        <w:rPr>
          <w:color w:val="222222"/>
        </w:rPr>
        <w:t xml:space="preserve"> a lack of </w:t>
      </w:r>
      <w:r w:rsidR="00F30E02">
        <w:rPr>
          <w:color w:val="222222"/>
        </w:rPr>
        <w:t>well-developed</w:t>
      </w:r>
      <w:r>
        <w:rPr>
          <w:color w:val="222222"/>
        </w:rPr>
        <w:t xml:space="preserve"> coral reefs, again due to younger geologic age, focuses wave energy directly on the coastline thereby leading to development of sea cliffs that allow coastal development to be elevated above the sea, thereby simplifying adaptation to SLR. </w:t>
      </w:r>
    </w:p>
    <w:p w14:paraId="4C05E3A8" w14:textId="7D17ECDA" w:rsidR="00AE3CBE" w:rsidRDefault="00FC4B60">
      <w:pPr>
        <w:shd w:val="clear" w:color="auto" w:fill="FFFFFF"/>
        <w:spacing w:before="200" w:after="200"/>
        <w:rPr>
          <w:color w:val="222222"/>
        </w:rPr>
      </w:pPr>
      <w:r>
        <w:rPr>
          <w:color w:val="222222"/>
        </w:rPr>
        <w:t xml:space="preserve">Another geologic factor relating to an island’s level of vulnerability to GWI is the coastal geometry at the time of the last sea level high-stands, which directly controls the prevalence of low-elevation coastal plains. These </w:t>
      </w:r>
      <w:proofErr w:type="spellStart"/>
      <w:r>
        <w:rPr>
          <w:color w:val="222222"/>
        </w:rPr>
        <w:t>plains</w:t>
      </w:r>
      <w:proofErr w:type="spellEnd"/>
      <w:r>
        <w:rPr>
          <w:color w:val="222222"/>
        </w:rPr>
        <w:t xml:space="preserve"> were formed in shallow depositional environments during major interglacial periods. Isotopic and marine records show that the Last Interglacial (130,000-120,000 years ago) sea level high-stand that ranged between 1-3 m created extensive coastal plains in the Hawaiian Islands (Ku et al., 1974; Szabo et al., 1994) which also manifest throughout the Northern and Southern Pacific (</w:t>
      </w:r>
      <w:proofErr w:type="spellStart"/>
      <w:r>
        <w:rPr>
          <w:color w:val="222222"/>
        </w:rPr>
        <w:t>Muhs</w:t>
      </w:r>
      <w:proofErr w:type="spellEnd"/>
      <w:r>
        <w:rPr>
          <w:color w:val="222222"/>
        </w:rPr>
        <w:t xml:space="preserve"> et al., 1994; Nunn, 1997). For example, Waikiki, the tourism-driven economic engine of Hawaii is built entirely on one of these low-lying coastal plains, and in many places the ground sits around 2 m above MSL. Other developed areas on Oahu, such as the Eva Plain were also deposited during these sea level high-stands, which caused shallow depositional environments to form often behind barrier or fringing reefs. </w:t>
      </w:r>
      <w:r w:rsidR="00F30E02">
        <w:rPr>
          <w:color w:val="222222"/>
        </w:rPr>
        <w:t>Thus,</w:t>
      </w:r>
      <w:r>
        <w:rPr>
          <w:color w:val="222222"/>
        </w:rPr>
        <w:t xml:space="preserve"> the presence of shallow lagoons and nearshore barrier or fringing reefs during the last interglacial high-stands is a major controlling factor in coastal plain development. Because these flat, nearshore areas are now desirable for residential and business development, and are easy to build upon, many of them have been extensively developed, creating a situation where some of the Pacific Island’s most valuable real estate is situated in areas that were originally, and will likely soon again be in a shallow depositional environment. </w:t>
      </w:r>
    </w:p>
    <w:p w14:paraId="18FB8A50" w14:textId="77777777" w:rsidR="00AE3CBE" w:rsidRDefault="00AE3CBE">
      <w:pPr>
        <w:shd w:val="clear" w:color="auto" w:fill="FFFFFF"/>
        <w:rPr>
          <w:color w:val="222222"/>
        </w:rPr>
      </w:pPr>
    </w:p>
    <w:p w14:paraId="04F5D038" w14:textId="77777777" w:rsidR="00AE3CBE" w:rsidRDefault="00FC4B60">
      <w:pPr>
        <w:pStyle w:val="Heading2"/>
        <w:shd w:val="clear" w:color="auto" w:fill="FFFFFF"/>
      </w:pPr>
      <w:bookmarkStart w:id="84" w:name="_ypa0ismv7oq9" w:colFirst="0" w:colLast="0"/>
      <w:bookmarkEnd w:id="84"/>
      <w:r>
        <w:lastRenderedPageBreak/>
        <w:t>4.2 Assumptions, Limitations and Uncertainties</w:t>
      </w:r>
    </w:p>
    <w:p w14:paraId="6541ADD0" w14:textId="77777777" w:rsidR="00AE3CBE" w:rsidRDefault="00FC4B60">
      <w:pPr>
        <w:shd w:val="clear" w:color="auto" w:fill="FFFFFF"/>
        <w:rPr>
          <w:color w:val="222222"/>
        </w:rPr>
      </w:pPr>
      <w:r>
        <w:rPr>
          <w:color w:val="222222"/>
        </w:rPr>
        <w:t xml:space="preserve">With any modeling study it is important to clearly understand the specific limitations and the conditions required to make use of results and to avoid overinterpretation. For this work, a key assumption relies on the accuracy of the modeled water table elevations, the DEM surface elevations, and the infrastructure locations relative to each other and to a common sea-level based datum. Lidar data for the 1 m DEM used in this study was originally collected in 2012 and represents accurate elevations only during a snapshot in time. It is well known that ongoing geologic subsidence is and has been changing AS’s observed sea-level baseline relative to the global datum, therefore sea-levels presented here should not be considered to be accurate in terms of absolute elevations. However, assuming that the subsidence induced land motion is primarily vertical in direction, the relative elevation differences between the base-case and future scenarios used in this work should still remain accurate, as both the MODFLOW model and the geospatial analysis used the same 1 m DEM as their base datum. </w:t>
      </w:r>
    </w:p>
    <w:p w14:paraId="23B5EA9E" w14:textId="77777777" w:rsidR="00AE3CBE" w:rsidRDefault="00AE3CBE">
      <w:pPr>
        <w:shd w:val="clear" w:color="auto" w:fill="FFFFFF"/>
        <w:rPr>
          <w:color w:val="222222"/>
        </w:rPr>
      </w:pPr>
    </w:p>
    <w:p w14:paraId="14F67203" w14:textId="4E738AA3" w:rsidR="00AE3CBE" w:rsidRDefault="00FC4B60">
      <w:pPr>
        <w:shd w:val="clear" w:color="auto" w:fill="FFFFFF"/>
        <w:rPr>
          <w:color w:val="222222"/>
        </w:rPr>
      </w:pPr>
      <w:r>
        <w:rPr>
          <w:color w:val="222222"/>
        </w:rPr>
        <w:t xml:space="preserve">The majority of uncertainty in the outputs likely arises from the MODFLOW calculated water table elevations due to the large number of difficult to constrain inputs used in the model. The model is limited by its most poorly constrained parameter which, as shown by results of sensitivity testing, was the subsurface </w:t>
      </w:r>
      <w:proofErr w:type="spellStart"/>
      <w:r>
        <w:rPr>
          <w:color w:val="222222"/>
        </w:rPr>
        <w:t>hK</w:t>
      </w:r>
      <w:proofErr w:type="spellEnd"/>
      <w:r>
        <w:rPr>
          <w:color w:val="222222"/>
        </w:rPr>
        <w:t xml:space="preserve">. Although the best available water level data was used to calibrate the model </w:t>
      </w:r>
      <w:proofErr w:type="spellStart"/>
      <w:r>
        <w:rPr>
          <w:color w:val="222222"/>
        </w:rPr>
        <w:t>hK</w:t>
      </w:r>
      <w:proofErr w:type="spellEnd"/>
      <w:r>
        <w:rPr>
          <w:color w:val="222222"/>
        </w:rPr>
        <w:t xml:space="preserve"> values, difficulty in constraining this parameter typically contributes the most to model uncertainties. Although this uncertainty </w:t>
      </w:r>
      <w:r w:rsidR="00F30E02">
        <w:rPr>
          <w:color w:val="222222"/>
        </w:rPr>
        <w:t>cannot</w:t>
      </w:r>
      <w:r>
        <w:rPr>
          <w:color w:val="222222"/>
        </w:rPr>
        <w:t xml:space="preserve"> be propagated through the model (because it is run iteratively) the sensitivity testing revealed that uncertainties in the </w:t>
      </w:r>
      <w:proofErr w:type="spellStart"/>
      <w:r>
        <w:rPr>
          <w:color w:val="222222"/>
        </w:rPr>
        <w:t>hK</w:t>
      </w:r>
      <w:proofErr w:type="spellEnd"/>
      <w:r>
        <w:rPr>
          <w:color w:val="222222"/>
        </w:rPr>
        <w:t xml:space="preserve"> values of the most highly sensitive units, specifically </w:t>
      </w:r>
      <w:proofErr w:type="spellStart"/>
      <w:r>
        <w:rPr>
          <w:color w:val="222222"/>
        </w:rPr>
        <w:t>Vaipito</w:t>
      </w:r>
      <w:proofErr w:type="spellEnd"/>
      <w:r>
        <w:rPr>
          <w:color w:val="222222"/>
        </w:rPr>
        <w:t xml:space="preserve"> and </w:t>
      </w:r>
      <w:proofErr w:type="spellStart"/>
      <w:r>
        <w:rPr>
          <w:color w:val="222222"/>
        </w:rPr>
        <w:t>Utulei</w:t>
      </w:r>
      <w:proofErr w:type="spellEnd"/>
      <w:r>
        <w:rPr>
          <w:color w:val="222222"/>
        </w:rPr>
        <w:t xml:space="preserve">, may be the most important components in the final synthesis of results. It should also be pointed out that the depth of infrastructure was assumed. Unfortunately, the complete lack of depth data not only precludes accurate vertical placement of features but also makes it impossible to assess the uncertainty associated with using a single depth. While a depth of 1 m was determined to be the best available assumption based on discussion with operations and field staff at ASPA (W. Hua-Hsien: ASPA personal communication, Jan, 2017), it is nonetheless a significant generalization. Finally, it should be noted that the horizontal accuracy of most utility-grade </w:t>
      </w:r>
      <w:r>
        <w:rPr>
          <w:color w:val="222222"/>
          <w:highlight w:val="white"/>
        </w:rPr>
        <w:t xml:space="preserve">as-builts </w:t>
      </w:r>
      <w:r>
        <w:rPr>
          <w:color w:val="222222"/>
        </w:rPr>
        <w:t xml:space="preserve">are subject to errors, as their locations are often poorly documented in records that are often quite old. </w:t>
      </w:r>
      <w:r w:rsidR="00F30E02">
        <w:rPr>
          <w:color w:val="222222"/>
        </w:rPr>
        <w:t>Indeed,</w:t>
      </w:r>
      <w:r>
        <w:rPr>
          <w:color w:val="222222"/>
        </w:rPr>
        <w:t xml:space="preserve"> utility companies typically have to perform geophysical utility locates to avoid hitting buried pipes and lines while digging. Nonetheless, these datasets represent the best available infrastructure data, and with the groundwater model cell size of 5 m, it is likely that inaccuracies in the infrastructure locations do not significantly bias results. </w:t>
      </w:r>
    </w:p>
    <w:p w14:paraId="4D80A2EC" w14:textId="77777777" w:rsidR="00AE3CBE" w:rsidRDefault="00AE3CBE">
      <w:pPr>
        <w:shd w:val="clear" w:color="auto" w:fill="FFFFFF"/>
        <w:rPr>
          <w:color w:val="222222"/>
        </w:rPr>
      </w:pPr>
    </w:p>
    <w:p w14:paraId="5AF71CA9" w14:textId="4DB35EAD" w:rsidR="00AE3CBE" w:rsidRDefault="00FC4B60">
      <w:pPr>
        <w:shd w:val="clear" w:color="auto" w:fill="FFFFFF"/>
        <w:rPr>
          <w:color w:val="222222"/>
        </w:rPr>
      </w:pPr>
      <w:r>
        <w:rPr>
          <w:color w:val="222222"/>
        </w:rPr>
        <w:t xml:space="preserve">Other notable assumptions include ignoring the dual-density effects of seawater leading to our decision not to use more computationally expensive models such as SEAWAT or SUTRA that consider these effects. This decision was based on the findings of </w:t>
      </w:r>
      <w:proofErr w:type="spellStart"/>
      <w:r>
        <w:rPr>
          <w:color w:val="222222"/>
        </w:rPr>
        <w:t>Habel</w:t>
      </w:r>
      <w:proofErr w:type="spellEnd"/>
      <w:r>
        <w:rPr>
          <w:color w:val="222222"/>
        </w:rPr>
        <w:t xml:space="preserve"> et al., (2019), which used an even simpler approach and determined that a more complex modeling framework would not necessarily yield more accurate results. Although seawater recirculation will cause variation in water table elevations very near the coast, these are likely to be negligible at the region wide scale where hydrodynamic lift in the water table will likely make up the bulk of effects of SLR on the aquifer. </w:t>
      </w:r>
      <w:r w:rsidR="00F30E02">
        <w:rPr>
          <w:color w:val="222222"/>
        </w:rPr>
        <w:t>Additionally,</w:t>
      </w:r>
      <w:r>
        <w:rPr>
          <w:color w:val="222222"/>
        </w:rPr>
        <w:t xml:space="preserve"> because there are no dedicated monitoring wells in </w:t>
      </w:r>
      <w:r>
        <w:rPr>
          <w:color w:val="222222"/>
        </w:rPr>
        <w:lastRenderedPageBreak/>
        <w:t xml:space="preserve">AS, water levels used for calibration were taken from shut off pumping wells as described in Shuler and Mariner (2020). The predominant assumptions in using this approach are that 1) the well recovery tests yielded fully recovered water levels, and 2) the effects of nearby pumping wells did not extend to the measurement point when the recovery tests were taking place. Therefore, the model was calibrated to a hypothetical state with no aquifer pumping. While this could lead to some inconsistencies if extraction wells were added into the model, the lack of other observation data precluded the use of a better method. Additionally, it was determined that the limited spatial extent of well drawdown cones, the variability of pumping rates, and the likely possibility of existing wells going offline and new wells being drilled by 2090 precluded the inclusion of well extraction in the model scenarios. </w:t>
      </w:r>
    </w:p>
    <w:p w14:paraId="551372EF" w14:textId="77777777" w:rsidR="00AE3CBE" w:rsidRDefault="00AE3CBE">
      <w:pPr>
        <w:shd w:val="clear" w:color="auto" w:fill="FFFFFF"/>
        <w:spacing w:before="200" w:after="200"/>
        <w:ind w:left="720"/>
        <w:rPr>
          <w:color w:val="222222"/>
        </w:rPr>
      </w:pPr>
    </w:p>
    <w:p w14:paraId="662D181C" w14:textId="77777777" w:rsidR="00AE3CBE" w:rsidRDefault="00FC4B60">
      <w:pPr>
        <w:pStyle w:val="Heading1"/>
        <w:shd w:val="clear" w:color="auto" w:fill="FFFFFF"/>
      </w:pPr>
      <w:bookmarkStart w:id="85" w:name="_5tmhibbgt92m" w:colFirst="0" w:colLast="0"/>
      <w:bookmarkEnd w:id="85"/>
      <w:r>
        <w:t>5. Conclusions</w:t>
      </w:r>
    </w:p>
    <w:p w14:paraId="6B02C97A" w14:textId="4A014BEE" w:rsidR="00AE3CBE" w:rsidRDefault="00FC4B60">
      <w:pPr>
        <w:shd w:val="clear" w:color="auto" w:fill="FFFFFF"/>
        <w:rPr>
          <w:color w:val="222222"/>
          <w:highlight w:val="white"/>
        </w:rPr>
      </w:pPr>
      <w:r>
        <w:rPr>
          <w:color w:val="222222"/>
          <w:highlight w:val="white"/>
        </w:rPr>
        <w:t xml:space="preserve">By intersecting a numerical groundwater model, future climate and SLR projections, and as-built locations of buried and surface-based infrastructure, this work developed estimates of the ‘hidden’ impacts of SLR, manifested as GWI in Pago Pago Harbor, home of the capital of American Samoa. The primary future climate </w:t>
      </w:r>
      <w:proofErr w:type="spellStart"/>
      <w:r>
        <w:rPr>
          <w:color w:val="222222"/>
          <w:highlight w:val="white"/>
        </w:rPr>
        <w:t>forcings</w:t>
      </w:r>
      <w:proofErr w:type="spellEnd"/>
      <w:r>
        <w:rPr>
          <w:color w:val="222222"/>
          <w:highlight w:val="white"/>
        </w:rPr>
        <w:t xml:space="preserve"> applied in the model framework were </w:t>
      </w:r>
      <w:r w:rsidR="00F30E02">
        <w:rPr>
          <w:color w:val="222222"/>
          <w:highlight w:val="white"/>
        </w:rPr>
        <w:t>NOAA’s SLR</w:t>
      </w:r>
      <w:r>
        <w:rPr>
          <w:color w:val="222222"/>
          <w:highlight w:val="white"/>
        </w:rPr>
        <w:t xml:space="preserve"> projections at 0.6 m, 1.5 m and 2.4 m, which bracket the uncertainty range for SLR in the region by the end of the century. Future climate forcing in the form of a modified groundwater recharge coverage was also included in our future modeled projections. Under these three SLR scenarios, the model predicted inundation of an average</w:t>
      </w:r>
      <w:r>
        <w:rPr>
          <w:color w:val="222222"/>
        </w:rPr>
        <w:t xml:space="preserve"> of 13%, 44%, and 63% of </w:t>
      </w:r>
      <w:r>
        <w:rPr>
          <w:color w:val="222222"/>
          <w:highlight w:val="white"/>
        </w:rPr>
        <w:t>all buried infrastructure considered in the model, respectively. At higher SLR levels direct surface flooding will also be widespread, and our model predicts in the worst case of 2.</w:t>
      </w:r>
      <w:r>
        <w:rPr>
          <w:color w:val="222222"/>
        </w:rPr>
        <w:t xml:space="preserve">4 m SLR that 18% of </w:t>
      </w:r>
      <w:r>
        <w:rPr>
          <w:color w:val="222222"/>
          <w:highlight w:val="white"/>
        </w:rPr>
        <w:t xml:space="preserve">present-day surface-based infrastructure will be permanently flooded. </w:t>
      </w:r>
    </w:p>
    <w:p w14:paraId="64F84F52" w14:textId="315D4D8C" w:rsidR="00AE3CBE" w:rsidRDefault="00FC4B60">
      <w:pPr>
        <w:shd w:val="clear" w:color="auto" w:fill="FFFFFF"/>
        <w:spacing w:before="200" w:after="200"/>
        <w:rPr>
          <w:color w:val="222222"/>
          <w:highlight w:val="white"/>
        </w:rPr>
      </w:pPr>
      <w:r>
        <w:rPr>
          <w:color w:val="222222"/>
          <w:highlight w:val="white"/>
        </w:rPr>
        <w:t xml:space="preserve">Overall, the results of this study have farther </w:t>
      </w:r>
      <w:proofErr w:type="gramStart"/>
      <w:r>
        <w:rPr>
          <w:color w:val="222222"/>
          <w:highlight w:val="white"/>
        </w:rPr>
        <w:t>reaching</w:t>
      </w:r>
      <w:proofErr w:type="gramEnd"/>
      <w:r>
        <w:rPr>
          <w:color w:val="222222"/>
          <w:highlight w:val="white"/>
        </w:rPr>
        <w:t xml:space="preserve"> implications beyond AS that can provide insight to other island communities likely to be facing similar challenges. The physical building blocks of many island societies have historically been based around a paradigm of static sea levels, and it is clear that planning decisions can no longer be made within that framework. The maps produced by this model are by no means an exact prediction of the future, but they can assist managers in identifying the lowest lying areas and zones where infrastructure intersects and may be vulnerable to both surface induced and groundwater caused SLR impacts. The conditions </w:t>
      </w:r>
      <w:r w:rsidR="00F30E02">
        <w:rPr>
          <w:color w:val="222222"/>
          <w:highlight w:val="white"/>
        </w:rPr>
        <w:t>modeled</w:t>
      </w:r>
      <w:r>
        <w:rPr>
          <w:color w:val="222222"/>
          <w:highlight w:val="white"/>
        </w:rPr>
        <w:t xml:space="preserve"> in this study are often overlooked by or unknown to managers, and it is hoped this work helps to contextualize the risks associated with SLR in these types of terrains, and helps to prioritize where adaptation actions can have the greatest surface and subsurface benefit. </w:t>
      </w:r>
    </w:p>
    <w:p w14:paraId="2507DC53" w14:textId="77777777" w:rsidR="00AE3CBE" w:rsidRDefault="00AE3CBE">
      <w:pPr>
        <w:shd w:val="clear" w:color="auto" w:fill="FFFFFF"/>
        <w:spacing w:before="200" w:after="200"/>
        <w:rPr>
          <w:color w:val="222222"/>
          <w:highlight w:val="white"/>
        </w:rPr>
      </w:pPr>
    </w:p>
    <w:p w14:paraId="050F73FA" w14:textId="77777777" w:rsidR="00F30E02" w:rsidRDefault="00F30E02">
      <w:pPr>
        <w:rPr>
          <w:sz w:val="32"/>
          <w:szCs w:val="32"/>
        </w:rPr>
      </w:pPr>
      <w:bookmarkStart w:id="86" w:name="_x9k4bvjnozv" w:colFirst="0" w:colLast="0"/>
      <w:bookmarkEnd w:id="86"/>
      <w:r>
        <w:br w:type="page"/>
      </w:r>
    </w:p>
    <w:p w14:paraId="399C2655" w14:textId="5892713F" w:rsidR="00AE3CBE" w:rsidRDefault="00FC4B60">
      <w:pPr>
        <w:pStyle w:val="Heading2"/>
        <w:shd w:val="clear" w:color="auto" w:fill="FFFFFF"/>
        <w:spacing w:before="200" w:after="200"/>
      </w:pPr>
      <w:r>
        <w:lastRenderedPageBreak/>
        <w:t>Acknowledgements</w:t>
      </w:r>
    </w:p>
    <w:p w14:paraId="36775DFA" w14:textId="77777777" w:rsidR="00AE3CBE" w:rsidRDefault="00FC4B60">
      <w:pPr>
        <w:shd w:val="clear" w:color="auto" w:fill="FFFFFF"/>
        <w:spacing w:before="200" w:after="200"/>
        <w:rPr>
          <w:color w:val="222222"/>
        </w:rPr>
      </w:pPr>
      <w:r>
        <w:rPr>
          <w:color w:val="222222"/>
          <w:highlight w:val="white"/>
        </w:rPr>
        <w:t>The model</w:t>
      </w:r>
      <w:r>
        <w:rPr>
          <w:color w:val="222222"/>
        </w:rPr>
        <w:t xml:space="preserve">s and inundation maps were co-produced with operations and engineering staff at ASPA including Katrina Mariner, Wei Hua-Hsien, Will </w:t>
      </w:r>
      <w:proofErr w:type="spellStart"/>
      <w:r>
        <w:rPr>
          <w:color w:val="222222"/>
        </w:rPr>
        <w:t>Spitzenberg</w:t>
      </w:r>
      <w:proofErr w:type="spellEnd"/>
      <w:r>
        <w:rPr>
          <w:color w:val="222222"/>
        </w:rPr>
        <w:t xml:space="preserve">, and Danielle </w:t>
      </w:r>
      <w:proofErr w:type="spellStart"/>
      <w:r>
        <w:rPr>
          <w:color w:val="222222"/>
        </w:rPr>
        <w:t>Mauga</w:t>
      </w:r>
      <w:proofErr w:type="spellEnd"/>
      <w:r>
        <w:rPr>
          <w:color w:val="222222"/>
        </w:rPr>
        <w:t xml:space="preserve">, and the author is thankful to ASPA’s leadership, especially Executive Director </w:t>
      </w:r>
      <w:proofErr w:type="spellStart"/>
      <w:r>
        <w:rPr>
          <w:color w:val="222222"/>
        </w:rPr>
        <w:t>Wallon</w:t>
      </w:r>
      <w:proofErr w:type="spellEnd"/>
      <w:r>
        <w:rPr>
          <w:color w:val="222222"/>
        </w:rPr>
        <w:t xml:space="preserve"> Young for the agency's support and openness to encouraging and applying the best available science. This work would not have been possible without the critical mentorship of modelers at the USGS Pacific Islands Water Science Center including Scot </w:t>
      </w:r>
      <w:proofErr w:type="spellStart"/>
      <w:r>
        <w:rPr>
          <w:color w:val="222222"/>
        </w:rPr>
        <w:t>Izuka</w:t>
      </w:r>
      <w:proofErr w:type="spellEnd"/>
      <w:r>
        <w:rPr>
          <w:color w:val="222222"/>
        </w:rPr>
        <w:t xml:space="preserve"> and </w:t>
      </w:r>
      <w:proofErr w:type="spellStart"/>
      <w:r>
        <w:rPr>
          <w:color w:val="222222"/>
        </w:rPr>
        <w:t>Kolja</w:t>
      </w:r>
      <w:proofErr w:type="spellEnd"/>
      <w:r>
        <w:rPr>
          <w:color w:val="222222"/>
        </w:rPr>
        <w:t xml:space="preserve"> </w:t>
      </w:r>
      <w:proofErr w:type="spellStart"/>
      <w:r>
        <w:rPr>
          <w:color w:val="222222"/>
        </w:rPr>
        <w:t>Rotzoll</w:t>
      </w:r>
      <w:proofErr w:type="spellEnd"/>
      <w:r>
        <w:rPr>
          <w:color w:val="222222"/>
        </w:rPr>
        <w:t xml:space="preserve">, as well as my mentors at the University of Hawaii including Aly El-Kadi, Henrietta </w:t>
      </w:r>
      <w:proofErr w:type="spellStart"/>
      <w:r>
        <w:rPr>
          <w:color w:val="222222"/>
        </w:rPr>
        <w:t>Dulai</w:t>
      </w:r>
      <w:proofErr w:type="spellEnd"/>
      <w:r>
        <w:rPr>
          <w:color w:val="222222"/>
        </w:rPr>
        <w:t>, and Craig Glenn.  All shapefiles, data, model files, and maps are open-source and are available on GitHub (</w:t>
      </w:r>
      <w:hyperlink r:id="rId14">
        <w:r>
          <w:rPr>
            <w:color w:val="1155CC"/>
            <w:u w:val="single"/>
          </w:rPr>
          <w:t>https://github.com/cshuler/</w:t>
        </w:r>
      </w:hyperlink>
      <w:hyperlink r:id="rId15">
        <w:r>
          <w:rPr>
            <w:color w:val="1155CC"/>
            <w:u w:val="single"/>
          </w:rPr>
          <w:t>Pago_GWI_Modeling</w:t>
        </w:r>
      </w:hyperlink>
      <w:r>
        <w:rPr>
          <w:color w:val="222222"/>
        </w:rPr>
        <w:t xml:space="preserve">). Funding for this work was provided by NOAA’s Climate Program Office through the Pacific Research on Island Solutions for Adaptation (RISA) program, Grant number: NOAA-OAR - CPO- 2015 - 2004099. </w:t>
      </w:r>
    </w:p>
    <w:p w14:paraId="1C5D0428" w14:textId="77777777" w:rsidR="00AE3CBE" w:rsidRDefault="00AE3CBE">
      <w:pPr>
        <w:shd w:val="clear" w:color="auto" w:fill="FFFFFF"/>
        <w:rPr>
          <w:color w:val="222222"/>
        </w:rPr>
      </w:pPr>
    </w:p>
    <w:p w14:paraId="37753F2F" w14:textId="77777777" w:rsidR="00AE3CBE" w:rsidRDefault="00AE3CBE">
      <w:pPr>
        <w:shd w:val="clear" w:color="auto" w:fill="FFFFFF"/>
        <w:rPr>
          <w:color w:val="222222"/>
        </w:rPr>
      </w:pPr>
    </w:p>
    <w:p w14:paraId="2805C0F2" w14:textId="77777777" w:rsidR="00AE3CBE" w:rsidRDefault="00AE3CBE">
      <w:pPr>
        <w:shd w:val="clear" w:color="auto" w:fill="FFFFFF"/>
        <w:rPr>
          <w:color w:val="222222"/>
        </w:rPr>
      </w:pPr>
    </w:p>
    <w:p w14:paraId="7FC7D9B4" w14:textId="77777777" w:rsidR="00AE3CBE" w:rsidRDefault="00AE3CBE">
      <w:pPr>
        <w:shd w:val="clear" w:color="auto" w:fill="FFFFFF"/>
        <w:rPr>
          <w:color w:val="222222"/>
        </w:rPr>
      </w:pPr>
    </w:p>
    <w:p w14:paraId="30F7CDC5" w14:textId="77777777" w:rsidR="00AE3CBE" w:rsidRDefault="00AE3CBE">
      <w:pPr>
        <w:shd w:val="clear" w:color="auto" w:fill="FFFFFF"/>
        <w:rPr>
          <w:color w:val="222222"/>
        </w:rPr>
      </w:pPr>
    </w:p>
    <w:p w14:paraId="2D9DD051" w14:textId="77777777" w:rsidR="00AE3CBE" w:rsidRDefault="00AE3CBE">
      <w:pPr>
        <w:shd w:val="clear" w:color="auto" w:fill="FFFFFF"/>
        <w:rPr>
          <w:color w:val="222222"/>
        </w:rPr>
      </w:pPr>
    </w:p>
    <w:p w14:paraId="40961438" w14:textId="77777777" w:rsidR="00F30E02" w:rsidRDefault="00F30E02">
      <w:pPr>
        <w:rPr>
          <w:b/>
          <w:color w:val="222222"/>
          <w:sz w:val="28"/>
          <w:szCs w:val="28"/>
        </w:rPr>
      </w:pPr>
      <w:r>
        <w:rPr>
          <w:b/>
          <w:color w:val="222222"/>
          <w:sz w:val="28"/>
          <w:szCs w:val="28"/>
        </w:rPr>
        <w:br w:type="page"/>
      </w:r>
    </w:p>
    <w:p w14:paraId="1A4D6D6C" w14:textId="68849006" w:rsidR="00AE3CBE" w:rsidRPr="00F30E02" w:rsidRDefault="00FC4B60">
      <w:pPr>
        <w:shd w:val="clear" w:color="auto" w:fill="FFFFFF"/>
        <w:rPr>
          <w:b/>
          <w:color w:val="222222"/>
          <w:sz w:val="24"/>
          <w:szCs w:val="24"/>
        </w:rPr>
      </w:pPr>
      <w:r w:rsidRPr="00F30E02">
        <w:rPr>
          <w:b/>
          <w:color w:val="222222"/>
          <w:sz w:val="24"/>
          <w:szCs w:val="24"/>
        </w:rPr>
        <w:lastRenderedPageBreak/>
        <w:t>References</w:t>
      </w:r>
    </w:p>
    <w:p w14:paraId="64D9DFBB" w14:textId="77777777" w:rsidR="00AE3CBE" w:rsidRDefault="00AE3CBE">
      <w:pPr>
        <w:rPr>
          <w:color w:val="222222"/>
          <w:sz w:val="20"/>
          <w:szCs w:val="20"/>
          <w:highlight w:val="white"/>
        </w:rPr>
      </w:pPr>
    </w:p>
    <w:p w14:paraId="1568F7C1" w14:textId="77777777" w:rsidR="00AE3CBE" w:rsidRPr="00F30E02" w:rsidRDefault="00FC4B60">
      <w:pPr>
        <w:rPr>
          <w:color w:val="222222"/>
          <w:sz w:val="18"/>
          <w:szCs w:val="18"/>
          <w:highlight w:val="white"/>
        </w:rPr>
      </w:pPr>
      <w:r w:rsidRPr="00F30E02">
        <w:rPr>
          <w:color w:val="222222"/>
          <w:sz w:val="18"/>
          <w:szCs w:val="18"/>
          <w:highlight w:val="white"/>
        </w:rPr>
        <w:t xml:space="preserve">Addison, D.J., </w:t>
      </w:r>
      <w:proofErr w:type="spellStart"/>
      <w:r w:rsidRPr="00F30E02">
        <w:rPr>
          <w:color w:val="222222"/>
          <w:sz w:val="18"/>
          <w:szCs w:val="18"/>
          <w:highlight w:val="white"/>
        </w:rPr>
        <w:t>Asaua</w:t>
      </w:r>
      <w:proofErr w:type="spellEnd"/>
      <w:r w:rsidRPr="00F30E02">
        <w:rPr>
          <w:color w:val="222222"/>
          <w:sz w:val="18"/>
          <w:szCs w:val="18"/>
          <w:highlight w:val="white"/>
        </w:rPr>
        <w:t xml:space="preserve">, T., 2006. 100 new dates from Tutuila and </w:t>
      </w:r>
      <w:proofErr w:type="spellStart"/>
      <w:proofErr w:type="gramStart"/>
      <w:r w:rsidRPr="00F30E02">
        <w:rPr>
          <w:color w:val="222222"/>
          <w:sz w:val="18"/>
          <w:szCs w:val="18"/>
          <w:highlight w:val="white"/>
        </w:rPr>
        <w:t>Manu‘</w:t>
      </w:r>
      <w:proofErr w:type="gramEnd"/>
      <w:r w:rsidRPr="00F30E02">
        <w:rPr>
          <w:color w:val="222222"/>
          <w:sz w:val="18"/>
          <w:szCs w:val="18"/>
          <w:highlight w:val="white"/>
        </w:rPr>
        <w:t>a</w:t>
      </w:r>
      <w:proofErr w:type="spellEnd"/>
      <w:r w:rsidRPr="00F30E02">
        <w:rPr>
          <w:color w:val="222222"/>
          <w:sz w:val="18"/>
          <w:szCs w:val="18"/>
          <w:highlight w:val="white"/>
        </w:rPr>
        <w:t>: additional data addressing chronological issues in Samoan prehistory. Journal</w:t>
      </w:r>
    </w:p>
    <w:p w14:paraId="76F57363" w14:textId="77777777" w:rsidR="00AE3CBE" w:rsidRPr="00F30E02" w:rsidRDefault="00FC4B60">
      <w:pPr>
        <w:rPr>
          <w:color w:val="222222"/>
          <w:sz w:val="18"/>
          <w:szCs w:val="18"/>
          <w:highlight w:val="white"/>
        </w:rPr>
      </w:pPr>
      <w:r w:rsidRPr="00F30E02">
        <w:rPr>
          <w:color w:val="222222"/>
          <w:sz w:val="18"/>
          <w:szCs w:val="18"/>
          <w:highlight w:val="white"/>
        </w:rPr>
        <w:t>of Samoan History 2, 95e119.</w:t>
      </w:r>
    </w:p>
    <w:p w14:paraId="415899B8" w14:textId="77777777" w:rsidR="00AE3CBE" w:rsidRPr="00F30E02" w:rsidRDefault="00AE3CBE">
      <w:pPr>
        <w:rPr>
          <w:color w:val="222222"/>
          <w:sz w:val="18"/>
          <w:szCs w:val="18"/>
          <w:highlight w:val="white"/>
        </w:rPr>
      </w:pPr>
    </w:p>
    <w:p w14:paraId="7F0E1250" w14:textId="77777777" w:rsidR="00AE3CBE" w:rsidRPr="00F30E02" w:rsidRDefault="00FC4B60">
      <w:pPr>
        <w:rPr>
          <w:color w:val="222222"/>
          <w:sz w:val="18"/>
          <w:szCs w:val="18"/>
          <w:highlight w:val="white"/>
        </w:rPr>
      </w:pPr>
      <w:proofErr w:type="spellStart"/>
      <w:r w:rsidRPr="00F30E02">
        <w:rPr>
          <w:color w:val="222222"/>
          <w:sz w:val="18"/>
          <w:szCs w:val="18"/>
          <w:highlight w:val="white"/>
        </w:rPr>
        <w:t>Almheiri</w:t>
      </w:r>
      <w:proofErr w:type="spellEnd"/>
      <w:r w:rsidRPr="00F30E02">
        <w:rPr>
          <w:color w:val="222222"/>
          <w:sz w:val="18"/>
          <w:szCs w:val="18"/>
          <w:highlight w:val="white"/>
        </w:rPr>
        <w:t xml:space="preserve">, Z., &amp; </w:t>
      </w:r>
      <w:proofErr w:type="spellStart"/>
      <w:r w:rsidRPr="00F30E02">
        <w:rPr>
          <w:color w:val="222222"/>
          <w:sz w:val="18"/>
          <w:szCs w:val="18"/>
          <w:highlight w:val="white"/>
        </w:rPr>
        <w:t>Meguid</w:t>
      </w:r>
      <w:proofErr w:type="spellEnd"/>
      <w:r w:rsidRPr="00F30E02">
        <w:rPr>
          <w:color w:val="222222"/>
          <w:sz w:val="18"/>
          <w:szCs w:val="18"/>
          <w:highlight w:val="white"/>
        </w:rPr>
        <w:t>, M. (2019, June). Buried Infrastructure in Saline Soils: A Review. In Proceedings of the Conference: Canadian Society for Civil Engineering, Laval, QC, Canada (pp. 12-15).</w:t>
      </w:r>
    </w:p>
    <w:p w14:paraId="59E18B89" w14:textId="77777777" w:rsidR="00AE3CBE" w:rsidRPr="00F30E02" w:rsidRDefault="00AE3CBE">
      <w:pPr>
        <w:rPr>
          <w:color w:val="222222"/>
          <w:sz w:val="18"/>
          <w:szCs w:val="18"/>
          <w:highlight w:val="white"/>
        </w:rPr>
      </w:pPr>
    </w:p>
    <w:p w14:paraId="3CB2E601" w14:textId="77777777" w:rsidR="00AE3CBE" w:rsidRPr="00F30E02" w:rsidRDefault="00FC4B60">
      <w:pPr>
        <w:rPr>
          <w:color w:val="222222"/>
          <w:sz w:val="18"/>
          <w:szCs w:val="18"/>
          <w:highlight w:val="white"/>
        </w:rPr>
      </w:pPr>
      <w:r w:rsidRPr="00F30E02">
        <w:rPr>
          <w:color w:val="222222"/>
          <w:sz w:val="18"/>
          <w:szCs w:val="18"/>
          <w:highlight w:val="white"/>
        </w:rPr>
        <w:t xml:space="preserve">ASDOC </w:t>
      </w:r>
      <w:proofErr w:type="gramStart"/>
      <w:r w:rsidRPr="00F30E02">
        <w:rPr>
          <w:color w:val="222222"/>
          <w:sz w:val="18"/>
          <w:szCs w:val="18"/>
          <w:highlight w:val="white"/>
        </w:rPr>
        <w:t>-  American</w:t>
      </w:r>
      <w:proofErr w:type="gramEnd"/>
      <w:r w:rsidRPr="00F30E02">
        <w:rPr>
          <w:color w:val="222222"/>
          <w:sz w:val="18"/>
          <w:szCs w:val="18"/>
          <w:highlight w:val="white"/>
        </w:rPr>
        <w:t xml:space="preserve"> Samoa Department of Commerce (2015). American Samoa CMSP Data Portal.  Retrieved from: https://www.arcgis.com/home/item.html?id=7db19f0ac94e4f97abc10711e7f540bc. Accessed Oct 2015</w:t>
      </w:r>
    </w:p>
    <w:p w14:paraId="362E8908" w14:textId="77777777" w:rsidR="00AE3CBE" w:rsidRPr="00F30E02" w:rsidRDefault="00AE3CBE">
      <w:pPr>
        <w:rPr>
          <w:color w:val="222222"/>
          <w:sz w:val="18"/>
          <w:szCs w:val="18"/>
          <w:highlight w:val="white"/>
        </w:rPr>
      </w:pPr>
    </w:p>
    <w:p w14:paraId="324BDB7D" w14:textId="77777777" w:rsidR="00AE3CBE" w:rsidRPr="00F30E02" w:rsidRDefault="00FC4B60">
      <w:pPr>
        <w:rPr>
          <w:color w:val="222222"/>
          <w:sz w:val="18"/>
          <w:szCs w:val="18"/>
          <w:highlight w:val="white"/>
        </w:rPr>
      </w:pPr>
      <w:proofErr w:type="spellStart"/>
      <w:r w:rsidRPr="00F30E02">
        <w:rPr>
          <w:color w:val="222222"/>
          <w:sz w:val="18"/>
          <w:szCs w:val="18"/>
          <w:highlight w:val="white"/>
        </w:rPr>
        <w:t>Befus</w:t>
      </w:r>
      <w:proofErr w:type="spellEnd"/>
      <w:r w:rsidRPr="00F30E02">
        <w:rPr>
          <w:color w:val="222222"/>
          <w:sz w:val="18"/>
          <w:szCs w:val="18"/>
          <w:highlight w:val="white"/>
        </w:rPr>
        <w:t>, K. M., Barnard, P. L., Hoover, D. J., Hart, J. F., &amp; Voss, C. I. (2020). Increasing threat of coastal groundwater hazards from sea-level rise in California. Nature Climate Change, 10(10), 946-952.</w:t>
      </w:r>
    </w:p>
    <w:p w14:paraId="23300D40" w14:textId="77777777" w:rsidR="00AE3CBE" w:rsidRPr="00F30E02" w:rsidRDefault="00AE3CBE">
      <w:pPr>
        <w:rPr>
          <w:color w:val="222222"/>
          <w:sz w:val="18"/>
          <w:szCs w:val="18"/>
          <w:highlight w:val="white"/>
        </w:rPr>
      </w:pPr>
    </w:p>
    <w:p w14:paraId="057904A1" w14:textId="77777777" w:rsidR="00AE3CBE" w:rsidRPr="00F30E02" w:rsidRDefault="00FC4B60">
      <w:pPr>
        <w:rPr>
          <w:color w:val="222222"/>
          <w:sz w:val="18"/>
          <w:szCs w:val="18"/>
          <w:highlight w:val="white"/>
        </w:rPr>
      </w:pPr>
      <w:proofErr w:type="spellStart"/>
      <w:r w:rsidRPr="00F30E02">
        <w:rPr>
          <w:color w:val="222222"/>
          <w:sz w:val="18"/>
          <w:szCs w:val="18"/>
          <w:highlight w:val="white"/>
        </w:rPr>
        <w:t>Bjerklie</w:t>
      </w:r>
      <w:proofErr w:type="spellEnd"/>
      <w:r w:rsidRPr="00F30E02">
        <w:rPr>
          <w:color w:val="222222"/>
          <w:sz w:val="18"/>
          <w:szCs w:val="18"/>
          <w:highlight w:val="white"/>
        </w:rPr>
        <w:t xml:space="preserve">, D. M., Mullaney, J. R., Stone, J. R., Skinner, B. J. &amp; </w:t>
      </w:r>
      <w:proofErr w:type="spellStart"/>
      <w:r w:rsidRPr="00F30E02">
        <w:rPr>
          <w:color w:val="222222"/>
          <w:sz w:val="18"/>
          <w:szCs w:val="18"/>
          <w:highlight w:val="white"/>
        </w:rPr>
        <w:t>Ramlow</w:t>
      </w:r>
      <w:proofErr w:type="spellEnd"/>
      <w:r w:rsidRPr="00F30E02">
        <w:rPr>
          <w:color w:val="222222"/>
          <w:sz w:val="18"/>
          <w:szCs w:val="18"/>
          <w:highlight w:val="white"/>
        </w:rPr>
        <w:t xml:space="preserve">, M. A. Preliminary Investigation of the Effects of Sea-level Rise on Groundwater Levels in New Haven, Connecticut. USGS OFR 2012–1025 (USGS, 2012). </w:t>
      </w:r>
      <w:hyperlink r:id="rId16">
        <w:r w:rsidRPr="00F30E02">
          <w:rPr>
            <w:color w:val="1155CC"/>
            <w:sz w:val="18"/>
            <w:szCs w:val="18"/>
            <w:highlight w:val="white"/>
            <w:u w:val="single"/>
          </w:rPr>
          <w:t>https://pubs.usgs.gov/of/2012/1025/pdf/ofr2012-1025_report_508.pdf</w:t>
        </w:r>
      </w:hyperlink>
      <w:r w:rsidRPr="00F30E02">
        <w:rPr>
          <w:color w:val="222222"/>
          <w:sz w:val="18"/>
          <w:szCs w:val="18"/>
          <w:highlight w:val="white"/>
        </w:rPr>
        <w:t xml:space="preserve"> </w:t>
      </w:r>
    </w:p>
    <w:p w14:paraId="0EB346B2" w14:textId="77777777" w:rsidR="00AE3CBE" w:rsidRPr="00F30E02" w:rsidRDefault="00AE3CBE">
      <w:pPr>
        <w:rPr>
          <w:color w:val="222222"/>
          <w:sz w:val="18"/>
          <w:szCs w:val="18"/>
          <w:highlight w:val="white"/>
        </w:rPr>
      </w:pPr>
    </w:p>
    <w:p w14:paraId="0EABC29B" w14:textId="77777777" w:rsidR="00AE3CBE" w:rsidRPr="00F30E02" w:rsidRDefault="00FC4B60">
      <w:pPr>
        <w:rPr>
          <w:color w:val="222222"/>
          <w:sz w:val="18"/>
          <w:szCs w:val="18"/>
          <w:highlight w:val="white"/>
        </w:rPr>
      </w:pPr>
      <w:proofErr w:type="spellStart"/>
      <w:r w:rsidRPr="00F30E02">
        <w:rPr>
          <w:color w:val="222222"/>
          <w:sz w:val="18"/>
          <w:szCs w:val="18"/>
          <w:highlight w:val="white"/>
        </w:rPr>
        <w:t>Blanchon</w:t>
      </w:r>
      <w:proofErr w:type="spellEnd"/>
      <w:r w:rsidRPr="00F30E02">
        <w:rPr>
          <w:color w:val="222222"/>
          <w:sz w:val="18"/>
          <w:szCs w:val="18"/>
          <w:highlight w:val="white"/>
        </w:rPr>
        <w:t xml:space="preserve">, P., Eisenhauer, A., </w:t>
      </w:r>
      <w:proofErr w:type="spellStart"/>
      <w:r w:rsidRPr="00F30E02">
        <w:rPr>
          <w:color w:val="222222"/>
          <w:sz w:val="18"/>
          <w:szCs w:val="18"/>
          <w:highlight w:val="white"/>
        </w:rPr>
        <w:t>Fietzke</w:t>
      </w:r>
      <w:proofErr w:type="spellEnd"/>
      <w:r w:rsidRPr="00F30E02">
        <w:rPr>
          <w:color w:val="222222"/>
          <w:sz w:val="18"/>
          <w:szCs w:val="18"/>
          <w:highlight w:val="white"/>
        </w:rPr>
        <w:t xml:space="preserve">, J., &amp; </w:t>
      </w:r>
      <w:proofErr w:type="spellStart"/>
      <w:r w:rsidRPr="00F30E02">
        <w:rPr>
          <w:color w:val="222222"/>
          <w:sz w:val="18"/>
          <w:szCs w:val="18"/>
          <w:highlight w:val="white"/>
        </w:rPr>
        <w:t>Liebetrau</w:t>
      </w:r>
      <w:proofErr w:type="spellEnd"/>
      <w:r w:rsidRPr="00F30E02">
        <w:rPr>
          <w:color w:val="222222"/>
          <w:sz w:val="18"/>
          <w:szCs w:val="18"/>
          <w:highlight w:val="white"/>
        </w:rPr>
        <w:t xml:space="preserve">, V. (2009). Rapid sea-level rise and reef back-stepping at the close of the last interglacial </w:t>
      </w:r>
      <w:proofErr w:type="spellStart"/>
      <w:r w:rsidRPr="00F30E02">
        <w:rPr>
          <w:color w:val="222222"/>
          <w:sz w:val="18"/>
          <w:szCs w:val="18"/>
          <w:highlight w:val="white"/>
        </w:rPr>
        <w:t>highstand</w:t>
      </w:r>
      <w:proofErr w:type="spellEnd"/>
      <w:r w:rsidRPr="00F30E02">
        <w:rPr>
          <w:color w:val="222222"/>
          <w:sz w:val="18"/>
          <w:szCs w:val="18"/>
          <w:highlight w:val="white"/>
        </w:rPr>
        <w:t>. Nature, 458(7240), 881-884.</w:t>
      </w:r>
    </w:p>
    <w:p w14:paraId="6E5560AA" w14:textId="77777777" w:rsidR="00AE3CBE" w:rsidRPr="00F30E02" w:rsidRDefault="00AE3CBE">
      <w:pPr>
        <w:rPr>
          <w:color w:val="222222"/>
          <w:sz w:val="18"/>
          <w:szCs w:val="18"/>
          <w:highlight w:val="white"/>
        </w:rPr>
      </w:pPr>
    </w:p>
    <w:p w14:paraId="5C6A47FA" w14:textId="77777777" w:rsidR="00AE3CBE" w:rsidRPr="00F30E02" w:rsidRDefault="00FC4B60">
      <w:pPr>
        <w:rPr>
          <w:color w:val="222222"/>
          <w:sz w:val="18"/>
          <w:szCs w:val="18"/>
          <w:highlight w:val="white"/>
        </w:rPr>
      </w:pPr>
      <w:r w:rsidRPr="00F30E02">
        <w:rPr>
          <w:color w:val="222222"/>
          <w:sz w:val="18"/>
          <w:szCs w:val="18"/>
          <w:highlight w:val="white"/>
        </w:rPr>
        <w:t xml:space="preserve">Grossman, E. E., Fletcher </w:t>
      </w:r>
      <w:proofErr w:type="spellStart"/>
      <w:r w:rsidRPr="00F30E02">
        <w:rPr>
          <w:color w:val="222222"/>
          <w:sz w:val="18"/>
          <w:szCs w:val="18"/>
          <w:highlight w:val="white"/>
        </w:rPr>
        <w:t>Iii</w:t>
      </w:r>
      <w:proofErr w:type="spellEnd"/>
      <w:r w:rsidRPr="00F30E02">
        <w:rPr>
          <w:color w:val="222222"/>
          <w:sz w:val="18"/>
          <w:szCs w:val="18"/>
          <w:highlight w:val="white"/>
        </w:rPr>
        <w:t xml:space="preserve">, C. H., &amp; Richmond, B. M. (1998). The Holocene sea-level </w:t>
      </w:r>
      <w:proofErr w:type="spellStart"/>
      <w:r w:rsidRPr="00F30E02">
        <w:rPr>
          <w:color w:val="222222"/>
          <w:sz w:val="18"/>
          <w:szCs w:val="18"/>
          <w:highlight w:val="white"/>
        </w:rPr>
        <w:t>highstand</w:t>
      </w:r>
      <w:proofErr w:type="spellEnd"/>
      <w:r w:rsidRPr="00F30E02">
        <w:rPr>
          <w:color w:val="222222"/>
          <w:sz w:val="18"/>
          <w:szCs w:val="18"/>
          <w:highlight w:val="white"/>
        </w:rPr>
        <w:t xml:space="preserve"> in the equatorial Pacific: analysis of the insular </w:t>
      </w:r>
      <w:proofErr w:type="spellStart"/>
      <w:r w:rsidRPr="00F30E02">
        <w:rPr>
          <w:color w:val="222222"/>
          <w:sz w:val="18"/>
          <w:szCs w:val="18"/>
          <w:highlight w:val="white"/>
        </w:rPr>
        <w:t>paleosea</w:t>
      </w:r>
      <w:proofErr w:type="spellEnd"/>
      <w:r w:rsidRPr="00F30E02">
        <w:rPr>
          <w:color w:val="222222"/>
          <w:sz w:val="18"/>
          <w:szCs w:val="18"/>
          <w:highlight w:val="white"/>
        </w:rPr>
        <w:t>-level database. Coral Reefs, 17(3), 309-327.</w:t>
      </w:r>
    </w:p>
    <w:p w14:paraId="74582326" w14:textId="77777777" w:rsidR="00AE3CBE" w:rsidRPr="00F30E02" w:rsidRDefault="00AE3CBE">
      <w:pPr>
        <w:rPr>
          <w:color w:val="222222"/>
          <w:sz w:val="18"/>
          <w:szCs w:val="18"/>
          <w:highlight w:val="white"/>
        </w:rPr>
      </w:pPr>
    </w:p>
    <w:p w14:paraId="74496722" w14:textId="77777777" w:rsidR="00AE3CBE" w:rsidRPr="00F30E02" w:rsidRDefault="00FC4B60">
      <w:pPr>
        <w:rPr>
          <w:color w:val="222222"/>
          <w:sz w:val="18"/>
          <w:szCs w:val="18"/>
          <w:highlight w:val="white"/>
        </w:rPr>
      </w:pPr>
      <w:proofErr w:type="spellStart"/>
      <w:r w:rsidRPr="00F30E02">
        <w:rPr>
          <w:color w:val="222222"/>
          <w:sz w:val="18"/>
          <w:szCs w:val="18"/>
          <w:highlight w:val="white"/>
        </w:rPr>
        <w:t>Habel</w:t>
      </w:r>
      <w:proofErr w:type="spellEnd"/>
      <w:r w:rsidRPr="00F30E02">
        <w:rPr>
          <w:color w:val="222222"/>
          <w:sz w:val="18"/>
          <w:szCs w:val="18"/>
          <w:highlight w:val="white"/>
        </w:rPr>
        <w:t xml:space="preserve">, S., Fletcher, C. H., </w:t>
      </w:r>
      <w:proofErr w:type="spellStart"/>
      <w:r w:rsidRPr="00F30E02">
        <w:rPr>
          <w:color w:val="222222"/>
          <w:sz w:val="18"/>
          <w:szCs w:val="18"/>
          <w:highlight w:val="white"/>
        </w:rPr>
        <w:t>Rotzoll</w:t>
      </w:r>
      <w:proofErr w:type="spellEnd"/>
      <w:r w:rsidRPr="00F30E02">
        <w:rPr>
          <w:color w:val="222222"/>
          <w:sz w:val="18"/>
          <w:szCs w:val="18"/>
          <w:highlight w:val="white"/>
        </w:rPr>
        <w:t>, K., &amp; El-Kadi, A. I. (2017). Development of a model to simulate groundwater inundation induced by sea-level rise and high tides in Honolulu, Hawaii. Water research, 114, 122-134.</w:t>
      </w:r>
    </w:p>
    <w:p w14:paraId="3F0666C8" w14:textId="77777777" w:rsidR="00AE3CBE" w:rsidRPr="00F30E02" w:rsidRDefault="00AE3CBE">
      <w:pPr>
        <w:rPr>
          <w:color w:val="222222"/>
          <w:sz w:val="18"/>
          <w:szCs w:val="18"/>
          <w:highlight w:val="white"/>
        </w:rPr>
      </w:pPr>
    </w:p>
    <w:p w14:paraId="73A1E1FE" w14:textId="77777777" w:rsidR="00AE3CBE" w:rsidRPr="00F30E02" w:rsidRDefault="00FC4B60">
      <w:pPr>
        <w:rPr>
          <w:color w:val="222222"/>
          <w:sz w:val="18"/>
          <w:szCs w:val="18"/>
          <w:highlight w:val="white"/>
        </w:rPr>
      </w:pPr>
      <w:proofErr w:type="spellStart"/>
      <w:r w:rsidRPr="00F30E02">
        <w:rPr>
          <w:color w:val="222222"/>
          <w:sz w:val="18"/>
          <w:szCs w:val="18"/>
          <w:highlight w:val="white"/>
        </w:rPr>
        <w:t>Habel</w:t>
      </w:r>
      <w:proofErr w:type="spellEnd"/>
      <w:r w:rsidRPr="00F30E02">
        <w:rPr>
          <w:color w:val="222222"/>
          <w:sz w:val="18"/>
          <w:szCs w:val="18"/>
          <w:highlight w:val="white"/>
        </w:rPr>
        <w:t xml:space="preserve">, S., Fletcher, C. H., </w:t>
      </w:r>
      <w:proofErr w:type="spellStart"/>
      <w:r w:rsidRPr="00F30E02">
        <w:rPr>
          <w:color w:val="222222"/>
          <w:sz w:val="18"/>
          <w:szCs w:val="18"/>
          <w:highlight w:val="white"/>
        </w:rPr>
        <w:t>Rotzoll</w:t>
      </w:r>
      <w:proofErr w:type="spellEnd"/>
      <w:r w:rsidRPr="00F30E02">
        <w:rPr>
          <w:color w:val="222222"/>
          <w:sz w:val="18"/>
          <w:szCs w:val="18"/>
          <w:highlight w:val="white"/>
        </w:rPr>
        <w:t>, K., El-Kadi, A. I., &amp; Oki, D. S. (2019). Comparison of a simple hydrostatic and a data-intensive 3D numerical modeling method of simulating sea-level rise induced groundwater inundation for Honolulu, Hawai’i, USA. Environmental Research Communications, 1(4), 041005.</w:t>
      </w:r>
    </w:p>
    <w:p w14:paraId="2467B739" w14:textId="77777777" w:rsidR="00AE3CBE" w:rsidRPr="00F30E02" w:rsidRDefault="00AE3CBE">
      <w:pPr>
        <w:rPr>
          <w:color w:val="222222"/>
          <w:sz w:val="18"/>
          <w:szCs w:val="18"/>
          <w:highlight w:val="white"/>
        </w:rPr>
      </w:pPr>
    </w:p>
    <w:p w14:paraId="39ECD98D" w14:textId="77777777" w:rsidR="00AE3CBE" w:rsidRPr="00F30E02" w:rsidRDefault="00FC4B60">
      <w:pPr>
        <w:rPr>
          <w:color w:val="222222"/>
          <w:sz w:val="18"/>
          <w:szCs w:val="18"/>
          <w:highlight w:val="white"/>
        </w:rPr>
      </w:pPr>
      <w:proofErr w:type="spellStart"/>
      <w:r w:rsidRPr="00F30E02">
        <w:rPr>
          <w:color w:val="222222"/>
          <w:sz w:val="18"/>
          <w:szCs w:val="18"/>
          <w:highlight w:val="white"/>
        </w:rPr>
        <w:t>Hamlington</w:t>
      </w:r>
      <w:proofErr w:type="spellEnd"/>
      <w:r w:rsidRPr="00F30E02">
        <w:rPr>
          <w:color w:val="222222"/>
          <w:sz w:val="18"/>
          <w:szCs w:val="18"/>
          <w:highlight w:val="white"/>
        </w:rPr>
        <w:t xml:space="preserve">, B. D., </w:t>
      </w:r>
      <w:proofErr w:type="spellStart"/>
      <w:r w:rsidRPr="00F30E02">
        <w:rPr>
          <w:color w:val="222222"/>
          <w:sz w:val="18"/>
          <w:szCs w:val="18"/>
          <w:highlight w:val="white"/>
        </w:rPr>
        <w:t>Strassburg</w:t>
      </w:r>
      <w:proofErr w:type="spellEnd"/>
      <w:r w:rsidRPr="00F30E02">
        <w:rPr>
          <w:color w:val="222222"/>
          <w:sz w:val="18"/>
          <w:szCs w:val="18"/>
          <w:highlight w:val="white"/>
        </w:rPr>
        <w:t>, M. W., Leben, R. R., Han, W., Nerem, R. S., &amp; Kim, K. Y. (2014). Uncovering an anthropogenic sea-level rise signal in the Pacific Ocean. Nature Climate Change, 4(9), 782-785.</w:t>
      </w:r>
    </w:p>
    <w:p w14:paraId="4E62D9E0" w14:textId="77777777" w:rsidR="00AE3CBE" w:rsidRPr="00F30E02" w:rsidRDefault="00AE3CBE">
      <w:pPr>
        <w:rPr>
          <w:color w:val="222222"/>
          <w:sz w:val="18"/>
          <w:szCs w:val="18"/>
          <w:highlight w:val="white"/>
        </w:rPr>
      </w:pPr>
    </w:p>
    <w:p w14:paraId="414D568B" w14:textId="77777777" w:rsidR="00AE3CBE" w:rsidRPr="00F30E02" w:rsidRDefault="00FC4B60">
      <w:pPr>
        <w:rPr>
          <w:color w:val="222222"/>
          <w:sz w:val="18"/>
          <w:szCs w:val="18"/>
          <w:highlight w:val="white"/>
        </w:rPr>
      </w:pPr>
      <w:r w:rsidRPr="00F30E02">
        <w:rPr>
          <w:color w:val="222222"/>
          <w:sz w:val="18"/>
          <w:szCs w:val="18"/>
          <w:highlight w:val="white"/>
        </w:rPr>
        <w:t xml:space="preserve">Han, S. C., Sauber, J., </w:t>
      </w:r>
      <w:proofErr w:type="spellStart"/>
      <w:r w:rsidRPr="00F30E02">
        <w:rPr>
          <w:color w:val="222222"/>
          <w:sz w:val="18"/>
          <w:szCs w:val="18"/>
          <w:highlight w:val="white"/>
        </w:rPr>
        <w:t>Pollitz</w:t>
      </w:r>
      <w:proofErr w:type="spellEnd"/>
      <w:r w:rsidRPr="00F30E02">
        <w:rPr>
          <w:color w:val="222222"/>
          <w:sz w:val="18"/>
          <w:szCs w:val="18"/>
          <w:highlight w:val="white"/>
        </w:rPr>
        <w:t xml:space="preserve">, F., &amp; Ray, R. (2019). Sea level rise in the Samoan Islands escalated by viscoelastic relaxation after the 2009 Samoa‐Tonga earthquake. </w:t>
      </w:r>
      <w:r w:rsidRPr="00F30E02">
        <w:rPr>
          <w:i/>
          <w:color w:val="222222"/>
          <w:sz w:val="18"/>
          <w:szCs w:val="18"/>
          <w:highlight w:val="white"/>
        </w:rPr>
        <w:t>Journal of Geophysical Research: Solid Earth</w:t>
      </w:r>
      <w:r w:rsidRPr="00F30E02">
        <w:rPr>
          <w:color w:val="222222"/>
          <w:sz w:val="18"/>
          <w:szCs w:val="18"/>
          <w:highlight w:val="white"/>
        </w:rPr>
        <w:t xml:space="preserve">, </w:t>
      </w:r>
      <w:r w:rsidRPr="00F30E02">
        <w:rPr>
          <w:i/>
          <w:color w:val="222222"/>
          <w:sz w:val="18"/>
          <w:szCs w:val="18"/>
          <w:highlight w:val="white"/>
        </w:rPr>
        <w:t>124</w:t>
      </w:r>
      <w:r w:rsidRPr="00F30E02">
        <w:rPr>
          <w:color w:val="222222"/>
          <w:sz w:val="18"/>
          <w:szCs w:val="18"/>
          <w:highlight w:val="white"/>
        </w:rPr>
        <w:t>(4), 4142-4156.</w:t>
      </w:r>
    </w:p>
    <w:p w14:paraId="4EFDE91D" w14:textId="77777777" w:rsidR="00AE3CBE" w:rsidRPr="00F30E02" w:rsidRDefault="00AE3CBE">
      <w:pPr>
        <w:rPr>
          <w:color w:val="222222"/>
          <w:sz w:val="18"/>
          <w:szCs w:val="18"/>
          <w:highlight w:val="white"/>
        </w:rPr>
      </w:pPr>
    </w:p>
    <w:p w14:paraId="7DE4D679" w14:textId="77777777" w:rsidR="00AE3CBE" w:rsidRPr="00F30E02" w:rsidRDefault="00FC4B60">
      <w:pPr>
        <w:rPr>
          <w:color w:val="222222"/>
          <w:sz w:val="18"/>
          <w:szCs w:val="18"/>
          <w:highlight w:val="white"/>
        </w:rPr>
      </w:pPr>
      <w:proofErr w:type="spellStart"/>
      <w:r w:rsidRPr="00F30E02">
        <w:rPr>
          <w:color w:val="222222"/>
          <w:sz w:val="18"/>
          <w:szCs w:val="18"/>
          <w:highlight w:val="white"/>
        </w:rPr>
        <w:t>Izuka</w:t>
      </w:r>
      <w:proofErr w:type="spellEnd"/>
      <w:r w:rsidRPr="00F30E02">
        <w:rPr>
          <w:color w:val="222222"/>
          <w:sz w:val="18"/>
          <w:szCs w:val="18"/>
          <w:highlight w:val="white"/>
        </w:rPr>
        <w:t xml:space="preserve">, S. K., </w:t>
      </w:r>
      <w:proofErr w:type="spellStart"/>
      <w:r w:rsidRPr="00F30E02">
        <w:rPr>
          <w:color w:val="222222"/>
          <w:sz w:val="18"/>
          <w:szCs w:val="18"/>
          <w:highlight w:val="white"/>
        </w:rPr>
        <w:t>Engott</w:t>
      </w:r>
      <w:proofErr w:type="spellEnd"/>
      <w:r w:rsidRPr="00F30E02">
        <w:rPr>
          <w:color w:val="222222"/>
          <w:sz w:val="18"/>
          <w:szCs w:val="18"/>
          <w:highlight w:val="white"/>
        </w:rPr>
        <w:t xml:space="preserve">, J. A., </w:t>
      </w:r>
      <w:proofErr w:type="spellStart"/>
      <w:r w:rsidRPr="00F30E02">
        <w:rPr>
          <w:color w:val="222222"/>
          <w:sz w:val="18"/>
          <w:szCs w:val="18"/>
          <w:highlight w:val="white"/>
        </w:rPr>
        <w:t>Rotzoll</w:t>
      </w:r>
      <w:proofErr w:type="spellEnd"/>
      <w:r w:rsidRPr="00F30E02">
        <w:rPr>
          <w:color w:val="222222"/>
          <w:sz w:val="18"/>
          <w:szCs w:val="18"/>
          <w:highlight w:val="white"/>
        </w:rPr>
        <w:t xml:space="preserve">, K., </w:t>
      </w:r>
      <w:proofErr w:type="spellStart"/>
      <w:r w:rsidRPr="00F30E02">
        <w:rPr>
          <w:color w:val="222222"/>
          <w:sz w:val="18"/>
          <w:szCs w:val="18"/>
          <w:highlight w:val="white"/>
        </w:rPr>
        <w:t>Bassiouni</w:t>
      </w:r>
      <w:proofErr w:type="spellEnd"/>
      <w:r w:rsidRPr="00F30E02">
        <w:rPr>
          <w:color w:val="222222"/>
          <w:sz w:val="18"/>
          <w:szCs w:val="18"/>
          <w:highlight w:val="white"/>
        </w:rPr>
        <w:t xml:space="preserve">, M., Johnson, A. G., Miller, L. D., &amp; Mair, A. (2018). Volcanic aquifers of </w:t>
      </w:r>
      <w:proofErr w:type="spellStart"/>
      <w:r w:rsidRPr="00F30E02">
        <w:rPr>
          <w:color w:val="222222"/>
          <w:sz w:val="18"/>
          <w:szCs w:val="18"/>
          <w:highlight w:val="white"/>
        </w:rPr>
        <w:t>Hawai</w:t>
      </w:r>
      <w:proofErr w:type="spellEnd"/>
      <w:r w:rsidRPr="00F30E02">
        <w:rPr>
          <w:color w:val="222222"/>
          <w:sz w:val="18"/>
          <w:szCs w:val="18"/>
          <w:highlight w:val="white"/>
        </w:rPr>
        <w:t xml:space="preserve"> ‘</w:t>
      </w:r>
      <w:proofErr w:type="spellStart"/>
      <w:r w:rsidRPr="00F30E02">
        <w:rPr>
          <w:color w:val="222222"/>
          <w:sz w:val="18"/>
          <w:szCs w:val="18"/>
          <w:highlight w:val="white"/>
        </w:rPr>
        <w:t>i</w:t>
      </w:r>
      <w:proofErr w:type="spellEnd"/>
      <w:r w:rsidRPr="00F30E02">
        <w:rPr>
          <w:color w:val="222222"/>
          <w:sz w:val="18"/>
          <w:szCs w:val="18"/>
          <w:highlight w:val="white"/>
        </w:rPr>
        <w:t>—Hydrogeology, water budgets, and conceptual models (No. 2015-5164). US Geological Survey.</w:t>
      </w:r>
    </w:p>
    <w:p w14:paraId="4F04D119" w14:textId="77777777" w:rsidR="00AE3CBE" w:rsidRPr="00F30E02" w:rsidRDefault="00AE3CBE">
      <w:pPr>
        <w:rPr>
          <w:color w:val="222222"/>
          <w:sz w:val="18"/>
          <w:szCs w:val="18"/>
          <w:highlight w:val="white"/>
        </w:rPr>
      </w:pPr>
    </w:p>
    <w:p w14:paraId="06D690B7" w14:textId="77777777" w:rsidR="00AE3CBE" w:rsidRPr="00F30E02" w:rsidRDefault="00FC4B60">
      <w:pPr>
        <w:rPr>
          <w:color w:val="222222"/>
          <w:sz w:val="18"/>
          <w:szCs w:val="18"/>
          <w:highlight w:val="white"/>
        </w:rPr>
      </w:pPr>
      <w:r w:rsidRPr="00F30E02">
        <w:rPr>
          <w:color w:val="222222"/>
          <w:sz w:val="18"/>
          <w:szCs w:val="18"/>
          <w:highlight w:val="white"/>
        </w:rPr>
        <w:t xml:space="preserve">Kane, H. H., Fletcher, C. H., Frazer, L. N., &amp; Barbee, M. M. (2015). Critical elevation levels for flooding due to sea-level rise in </w:t>
      </w:r>
      <w:proofErr w:type="spellStart"/>
      <w:r w:rsidRPr="00F30E02">
        <w:rPr>
          <w:color w:val="222222"/>
          <w:sz w:val="18"/>
          <w:szCs w:val="18"/>
          <w:highlight w:val="white"/>
        </w:rPr>
        <w:t>Hawai</w:t>
      </w:r>
      <w:proofErr w:type="spellEnd"/>
      <w:r w:rsidRPr="00F30E02">
        <w:rPr>
          <w:color w:val="222222"/>
          <w:sz w:val="18"/>
          <w:szCs w:val="18"/>
          <w:highlight w:val="white"/>
        </w:rPr>
        <w:t xml:space="preserve"> ‘</w:t>
      </w:r>
      <w:proofErr w:type="spellStart"/>
      <w:r w:rsidRPr="00F30E02">
        <w:rPr>
          <w:color w:val="222222"/>
          <w:sz w:val="18"/>
          <w:szCs w:val="18"/>
          <w:highlight w:val="white"/>
        </w:rPr>
        <w:t>i</w:t>
      </w:r>
      <w:proofErr w:type="spellEnd"/>
      <w:r w:rsidRPr="00F30E02">
        <w:rPr>
          <w:color w:val="222222"/>
          <w:sz w:val="18"/>
          <w:szCs w:val="18"/>
          <w:highlight w:val="white"/>
        </w:rPr>
        <w:t>. Regional Environmental Change, 15(8), 1679-1687.</w:t>
      </w:r>
    </w:p>
    <w:p w14:paraId="707A6DC8" w14:textId="77777777" w:rsidR="00AE3CBE" w:rsidRPr="00F30E02" w:rsidRDefault="00AE3CBE">
      <w:pPr>
        <w:rPr>
          <w:color w:val="222222"/>
          <w:sz w:val="18"/>
          <w:szCs w:val="18"/>
          <w:highlight w:val="white"/>
        </w:rPr>
      </w:pPr>
    </w:p>
    <w:p w14:paraId="23D27F6E" w14:textId="77777777" w:rsidR="00AE3CBE" w:rsidRPr="00F30E02" w:rsidRDefault="00FC4B60">
      <w:pPr>
        <w:rPr>
          <w:color w:val="222222"/>
          <w:sz w:val="18"/>
          <w:szCs w:val="18"/>
          <w:highlight w:val="white"/>
        </w:rPr>
      </w:pPr>
      <w:r w:rsidRPr="00F30E02">
        <w:rPr>
          <w:color w:val="222222"/>
          <w:sz w:val="18"/>
          <w:szCs w:val="18"/>
          <w:highlight w:val="white"/>
        </w:rPr>
        <w:t xml:space="preserve">Keener, V., Z. </w:t>
      </w:r>
      <w:proofErr w:type="spellStart"/>
      <w:r w:rsidRPr="00F30E02">
        <w:rPr>
          <w:color w:val="222222"/>
          <w:sz w:val="18"/>
          <w:szCs w:val="18"/>
          <w:highlight w:val="white"/>
        </w:rPr>
        <w:t>Grecni</w:t>
      </w:r>
      <w:proofErr w:type="spellEnd"/>
      <w:r w:rsidRPr="00F30E02">
        <w:rPr>
          <w:color w:val="222222"/>
          <w:sz w:val="18"/>
          <w:szCs w:val="18"/>
          <w:highlight w:val="white"/>
        </w:rPr>
        <w:t xml:space="preserve">, K. Anderson </w:t>
      </w:r>
      <w:proofErr w:type="spellStart"/>
      <w:r w:rsidRPr="00F30E02">
        <w:rPr>
          <w:color w:val="222222"/>
          <w:sz w:val="18"/>
          <w:szCs w:val="18"/>
          <w:highlight w:val="white"/>
        </w:rPr>
        <w:t>Tagarino</w:t>
      </w:r>
      <w:proofErr w:type="spellEnd"/>
      <w:r w:rsidRPr="00F30E02">
        <w:rPr>
          <w:color w:val="222222"/>
          <w:sz w:val="18"/>
          <w:szCs w:val="18"/>
          <w:highlight w:val="white"/>
        </w:rPr>
        <w:t xml:space="preserve">, C. Shuler, and W. Miles, (2021). Climate Change in American Samoa: Indicators and Considerations for Key Sectors. Report for the Pacific Islands Regional Climate Assessment. Honolulu, HI: East-West Center, </w:t>
      </w:r>
      <w:hyperlink r:id="rId17">
        <w:r w:rsidRPr="00F30E02">
          <w:rPr>
            <w:color w:val="1155CC"/>
            <w:sz w:val="18"/>
            <w:szCs w:val="18"/>
            <w:highlight w:val="white"/>
            <w:u w:val="single"/>
          </w:rPr>
          <w:t>https://eastwestcenter.org/PIRCA-AmericanSamoa</w:t>
        </w:r>
      </w:hyperlink>
      <w:r w:rsidRPr="00F30E02">
        <w:rPr>
          <w:color w:val="222222"/>
          <w:sz w:val="18"/>
          <w:szCs w:val="18"/>
          <w:highlight w:val="white"/>
        </w:rPr>
        <w:t>.</w:t>
      </w:r>
    </w:p>
    <w:p w14:paraId="5D6F567B" w14:textId="77777777" w:rsidR="00AE3CBE" w:rsidRPr="00F30E02" w:rsidRDefault="00AE3CBE">
      <w:pPr>
        <w:rPr>
          <w:color w:val="222222"/>
          <w:sz w:val="18"/>
          <w:szCs w:val="18"/>
          <w:highlight w:val="white"/>
        </w:rPr>
      </w:pPr>
    </w:p>
    <w:p w14:paraId="13559D61" w14:textId="77777777" w:rsidR="00AE3CBE" w:rsidRPr="00F30E02" w:rsidRDefault="00FC4B60">
      <w:pPr>
        <w:rPr>
          <w:color w:val="222222"/>
          <w:sz w:val="18"/>
          <w:szCs w:val="18"/>
          <w:highlight w:val="white"/>
        </w:rPr>
      </w:pPr>
      <w:proofErr w:type="spellStart"/>
      <w:r w:rsidRPr="00F30E02">
        <w:rPr>
          <w:color w:val="222222"/>
          <w:sz w:val="18"/>
          <w:szCs w:val="18"/>
          <w:highlight w:val="white"/>
        </w:rPr>
        <w:t>Kluyver</w:t>
      </w:r>
      <w:proofErr w:type="spellEnd"/>
      <w:r w:rsidRPr="00F30E02">
        <w:rPr>
          <w:color w:val="222222"/>
          <w:sz w:val="18"/>
          <w:szCs w:val="18"/>
          <w:highlight w:val="white"/>
        </w:rPr>
        <w:t xml:space="preserve">, T., Ragan-Kelley, B., Pérez, F., Granger, B. E., </w:t>
      </w:r>
      <w:proofErr w:type="spellStart"/>
      <w:r w:rsidRPr="00F30E02">
        <w:rPr>
          <w:color w:val="222222"/>
          <w:sz w:val="18"/>
          <w:szCs w:val="18"/>
          <w:highlight w:val="white"/>
        </w:rPr>
        <w:t>Bussonnier</w:t>
      </w:r>
      <w:proofErr w:type="spellEnd"/>
      <w:r w:rsidRPr="00F30E02">
        <w:rPr>
          <w:color w:val="222222"/>
          <w:sz w:val="18"/>
          <w:szCs w:val="18"/>
          <w:highlight w:val="white"/>
        </w:rPr>
        <w:t xml:space="preserve">, M., Frederic, J., ... &amp; Willing, C. (2016). </w:t>
      </w:r>
      <w:proofErr w:type="spellStart"/>
      <w:r w:rsidRPr="00F30E02">
        <w:rPr>
          <w:color w:val="222222"/>
          <w:sz w:val="18"/>
          <w:szCs w:val="18"/>
          <w:highlight w:val="white"/>
        </w:rPr>
        <w:t>Jupyter</w:t>
      </w:r>
      <w:proofErr w:type="spellEnd"/>
      <w:r w:rsidRPr="00F30E02">
        <w:rPr>
          <w:color w:val="222222"/>
          <w:sz w:val="18"/>
          <w:szCs w:val="18"/>
          <w:highlight w:val="white"/>
        </w:rPr>
        <w:t xml:space="preserve"> Notebooks-a publishing format for reproducible computational workflows (Vol. 2016, pp. 87-90).</w:t>
      </w:r>
    </w:p>
    <w:p w14:paraId="56834CE8" w14:textId="77777777" w:rsidR="00AE3CBE" w:rsidRPr="00F30E02" w:rsidRDefault="00AE3CBE">
      <w:pPr>
        <w:rPr>
          <w:color w:val="222222"/>
          <w:sz w:val="18"/>
          <w:szCs w:val="18"/>
          <w:highlight w:val="white"/>
        </w:rPr>
      </w:pPr>
    </w:p>
    <w:p w14:paraId="062A42BE" w14:textId="77777777" w:rsidR="00AE3CBE" w:rsidRPr="00F30E02" w:rsidRDefault="00FC4B60">
      <w:pPr>
        <w:rPr>
          <w:color w:val="222222"/>
          <w:sz w:val="18"/>
          <w:szCs w:val="18"/>
          <w:highlight w:val="white"/>
        </w:rPr>
      </w:pPr>
      <w:r w:rsidRPr="00F30E02">
        <w:rPr>
          <w:color w:val="222222"/>
          <w:sz w:val="18"/>
          <w:szCs w:val="18"/>
          <w:highlight w:val="white"/>
        </w:rPr>
        <w:lastRenderedPageBreak/>
        <w:t xml:space="preserve">Knott, J. F., </w:t>
      </w:r>
      <w:proofErr w:type="spellStart"/>
      <w:r w:rsidRPr="00F30E02">
        <w:rPr>
          <w:color w:val="222222"/>
          <w:sz w:val="18"/>
          <w:szCs w:val="18"/>
          <w:highlight w:val="white"/>
        </w:rPr>
        <w:t>Elshaer</w:t>
      </w:r>
      <w:proofErr w:type="spellEnd"/>
      <w:r w:rsidRPr="00F30E02">
        <w:rPr>
          <w:color w:val="222222"/>
          <w:sz w:val="18"/>
          <w:szCs w:val="18"/>
          <w:highlight w:val="white"/>
        </w:rPr>
        <w:t xml:space="preserve">, M., Daniel, J. S., Jacobs, J. M., &amp; </w:t>
      </w:r>
      <w:proofErr w:type="spellStart"/>
      <w:r w:rsidRPr="00F30E02">
        <w:rPr>
          <w:color w:val="222222"/>
          <w:sz w:val="18"/>
          <w:szCs w:val="18"/>
          <w:highlight w:val="white"/>
        </w:rPr>
        <w:t>Kirshen</w:t>
      </w:r>
      <w:proofErr w:type="spellEnd"/>
      <w:r w:rsidRPr="00F30E02">
        <w:rPr>
          <w:color w:val="222222"/>
          <w:sz w:val="18"/>
          <w:szCs w:val="18"/>
          <w:highlight w:val="white"/>
        </w:rPr>
        <w:t>, P. (2017). Assessing the effects of rising groundwater from sea level rise on the service life of pavements in coastal road infrastructure. Transportation Research Record, 2639(1), 1-10.</w:t>
      </w:r>
    </w:p>
    <w:p w14:paraId="1E4F1A10" w14:textId="77777777" w:rsidR="00AE3CBE" w:rsidRPr="00F30E02" w:rsidRDefault="00AE3CBE">
      <w:pPr>
        <w:rPr>
          <w:color w:val="222222"/>
          <w:sz w:val="18"/>
          <w:szCs w:val="18"/>
          <w:highlight w:val="white"/>
        </w:rPr>
      </w:pPr>
    </w:p>
    <w:p w14:paraId="5BA7A3A3" w14:textId="77777777" w:rsidR="00AE3CBE" w:rsidRPr="00F30E02" w:rsidRDefault="00FC4B60">
      <w:pPr>
        <w:rPr>
          <w:color w:val="222222"/>
          <w:sz w:val="18"/>
          <w:szCs w:val="18"/>
          <w:highlight w:val="white"/>
        </w:rPr>
      </w:pPr>
      <w:r w:rsidRPr="00F30E02">
        <w:rPr>
          <w:color w:val="222222"/>
          <w:sz w:val="18"/>
          <w:szCs w:val="18"/>
          <w:highlight w:val="white"/>
        </w:rPr>
        <w:t>Ku, T. L., Kimmel, M. A., Easton, W. H., &amp; O'Neil, T. J. (1974). Eustatic sea level 120,000 years ago on Oahu, Hawaii. Science, 183(4128), 959-962.</w:t>
      </w:r>
    </w:p>
    <w:p w14:paraId="493D9D86" w14:textId="77777777" w:rsidR="00AE3CBE" w:rsidRPr="00F30E02" w:rsidRDefault="00AE3CBE">
      <w:pPr>
        <w:rPr>
          <w:color w:val="222222"/>
          <w:sz w:val="18"/>
          <w:szCs w:val="18"/>
          <w:highlight w:val="white"/>
        </w:rPr>
      </w:pPr>
    </w:p>
    <w:p w14:paraId="5BD0FA71" w14:textId="77777777" w:rsidR="00AE3CBE" w:rsidRPr="00F30E02" w:rsidRDefault="00FC4B60">
      <w:pPr>
        <w:rPr>
          <w:color w:val="222222"/>
          <w:sz w:val="18"/>
          <w:szCs w:val="18"/>
          <w:highlight w:val="white"/>
        </w:rPr>
      </w:pPr>
      <w:r w:rsidRPr="00F30E02">
        <w:rPr>
          <w:color w:val="222222"/>
          <w:sz w:val="18"/>
          <w:szCs w:val="18"/>
          <w:highlight w:val="white"/>
        </w:rPr>
        <w:t>Kumar, L., &amp; Taylor, S. (2015). Exposure of coastal built assets in the South Pacific to climate risks. Nature Climate Change, 5(11), 992-996.</w:t>
      </w:r>
    </w:p>
    <w:p w14:paraId="7B2495F1" w14:textId="77777777" w:rsidR="00AE3CBE" w:rsidRPr="00F30E02" w:rsidRDefault="00AE3CBE">
      <w:pPr>
        <w:rPr>
          <w:color w:val="222222"/>
          <w:sz w:val="18"/>
          <w:szCs w:val="18"/>
          <w:highlight w:val="white"/>
        </w:rPr>
      </w:pPr>
    </w:p>
    <w:p w14:paraId="45993709" w14:textId="77777777" w:rsidR="00AE3CBE" w:rsidRPr="00F30E02" w:rsidRDefault="00FC4B60">
      <w:pPr>
        <w:rPr>
          <w:color w:val="222222"/>
          <w:sz w:val="18"/>
          <w:szCs w:val="18"/>
          <w:highlight w:val="white"/>
        </w:rPr>
      </w:pPr>
      <w:r w:rsidRPr="00F30E02">
        <w:rPr>
          <w:color w:val="222222"/>
          <w:sz w:val="18"/>
          <w:szCs w:val="18"/>
          <w:highlight w:val="white"/>
        </w:rPr>
        <w:t xml:space="preserve">Lu, X., Zhou, Y., Zhuang, Q., </w:t>
      </w:r>
      <w:proofErr w:type="spellStart"/>
      <w:r w:rsidRPr="00F30E02">
        <w:rPr>
          <w:color w:val="222222"/>
          <w:sz w:val="18"/>
          <w:szCs w:val="18"/>
          <w:highlight w:val="white"/>
        </w:rPr>
        <w:t>Prigent</w:t>
      </w:r>
      <w:proofErr w:type="spellEnd"/>
      <w:r w:rsidRPr="00F30E02">
        <w:rPr>
          <w:color w:val="222222"/>
          <w:sz w:val="18"/>
          <w:szCs w:val="18"/>
          <w:highlight w:val="white"/>
        </w:rPr>
        <w:t xml:space="preserve">, C., Liu, Y., &amp; </w:t>
      </w:r>
      <w:proofErr w:type="spellStart"/>
      <w:r w:rsidRPr="00F30E02">
        <w:rPr>
          <w:color w:val="222222"/>
          <w:sz w:val="18"/>
          <w:szCs w:val="18"/>
          <w:highlight w:val="white"/>
        </w:rPr>
        <w:t>Teuling</w:t>
      </w:r>
      <w:proofErr w:type="spellEnd"/>
      <w:r w:rsidRPr="00F30E02">
        <w:rPr>
          <w:color w:val="222222"/>
          <w:sz w:val="18"/>
          <w:szCs w:val="18"/>
          <w:highlight w:val="white"/>
        </w:rPr>
        <w:t xml:space="preserve">, A. (2018). Increasing methane emissions from natural land ecosystems due to sea‐level rise. Journal of Geophysical Research: </w:t>
      </w:r>
      <w:proofErr w:type="spellStart"/>
      <w:r w:rsidRPr="00F30E02">
        <w:rPr>
          <w:color w:val="222222"/>
          <w:sz w:val="18"/>
          <w:szCs w:val="18"/>
          <w:highlight w:val="white"/>
        </w:rPr>
        <w:t>Biogeosciences</w:t>
      </w:r>
      <w:proofErr w:type="spellEnd"/>
      <w:r w:rsidRPr="00F30E02">
        <w:rPr>
          <w:color w:val="222222"/>
          <w:sz w:val="18"/>
          <w:szCs w:val="18"/>
          <w:highlight w:val="white"/>
        </w:rPr>
        <w:t>, 123(5), 1756-1768.</w:t>
      </w:r>
    </w:p>
    <w:p w14:paraId="21E1311C" w14:textId="77777777" w:rsidR="00AE3CBE" w:rsidRPr="00F30E02" w:rsidRDefault="00AE3CBE">
      <w:pPr>
        <w:rPr>
          <w:color w:val="222222"/>
          <w:sz w:val="18"/>
          <w:szCs w:val="18"/>
          <w:highlight w:val="white"/>
        </w:rPr>
      </w:pPr>
    </w:p>
    <w:p w14:paraId="5725B4AB" w14:textId="77777777" w:rsidR="00AE3CBE" w:rsidRPr="00F30E02" w:rsidRDefault="00FC4B60">
      <w:pPr>
        <w:rPr>
          <w:color w:val="222222"/>
          <w:sz w:val="18"/>
          <w:szCs w:val="18"/>
          <w:highlight w:val="white"/>
        </w:rPr>
      </w:pPr>
      <w:proofErr w:type="spellStart"/>
      <w:r w:rsidRPr="00F30E02">
        <w:rPr>
          <w:color w:val="222222"/>
          <w:sz w:val="18"/>
          <w:szCs w:val="18"/>
          <w:highlight w:val="white"/>
        </w:rPr>
        <w:t>Maliva</w:t>
      </w:r>
      <w:proofErr w:type="spellEnd"/>
      <w:r w:rsidRPr="00F30E02">
        <w:rPr>
          <w:color w:val="222222"/>
          <w:sz w:val="18"/>
          <w:szCs w:val="18"/>
          <w:highlight w:val="white"/>
        </w:rPr>
        <w:t xml:space="preserve">, R. (2021). Climate Change and Groundwater: Planning and Adaptations for a Changing and Uncertain Future: WSP Methods in Water Resources Evaluation Series No. 6. Springer Nature. </w:t>
      </w:r>
      <w:hyperlink r:id="rId18">
        <w:r w:rsidRPr="00F30E02">
          <w:rPr>
            <w:color w:val="1155CC"/>
            <w:sz w:val="18"/>
            <w:szCs w:val="18"/>
            <w:highlight w:val="white"/>
            <w:u w:val="single"/>
          </w:rPr>
          <w:t>https://doi.org/10.1007/978-3-030-66813-6</w:t>
        </w:r>
      </w:hyperlink>
      <w:r w:rsidRPr="00F30E02">
        <w:rPr>
          <w:color w:val="222222"/>
          <w:sz w:val="18"/>
          <w:szCs w:val="18"/>
          <w:highlight w:val="white"/>
        </w:rPr>
        <w:t xml:space="preserve"> </w:t>
      </w:r>
    </w:p>
    <w:p w14:paraId="5C90F87C" w14:textId="77777777" w:rsidR="00AE3CBE" w:rsidRPr="00F30E02" w:rsidRDefault="00AE3CBE">
      <w:pPr>
        <w:rPr>
          <w:color w:val="222222"/>
          <w:sz w:val="18"/>
          <w:szCs w:val="18"/>
          <w:highlight w:val="white"/>
        </w:rPr>
      </w:pPr>
    </w:p>
    <w:p w14:paraId="40998A42" w14:textId="77777777" w:rsidR="00AE3CBE" w:rsidRPr="00F30E02" w:rsidRDefault="00FC4B60">
      <w:pPr>
        <w:rPr>
          <w:color w:val="222222"/>
          <w:sz w:val="18"/>
          <w:szCs w:val="18"/>
          <w:highlight w:val="white"/>
        </w:rPr>
      </w:pPr>
      <w:r w:rsidRPr="00F30E02">
        <w:rPr>
          <w:color w:val="222222"/>
          <w:sz w:val="18"/>
          <w:szCs w:val="18"/>
          <w:highlight w:val="white"/>
        </w:rPr>
        <w:t xml:space="preserve">Masterson, J. P., Fienen, M. N., </w:t>
      </w:r>
      <w:proofErr w:type="spellStart"/>
      <w:r w:rsidRPr="00F30E02">
        <w:rPr>
          <w:color w:val="222222"/>
          <w:sz w:val="18"/>
          <w:szCs w:val="18"/>
          <w:highlight w:val="white"/>
        </w:rPr>
        <w:t>Thieler</w:t>
      </w:r>
      <w:proofErr w:type="spellEnd"/>
      <w:r w:rsidRPr="00F30E02">
        <w:rPr>
          <w:color w:val="222222"/>
          <w:sz w:val="18"/>
          <w:szCs w:val="18"/>
          <w:highlight w:val="white"/>
        </w:rPr>
        <w:t xml:space="preserve">, E. R., </w:t>
      </w:r>
      <w:proofErr w:type="spellStart"/>
      <w:r w:rsidRPr="00F30E02">
        <w:rPr>
          <w:color w:val="222222"/>
          <w:sz w:val="18"/>
          <w:szCs w:val="18"/>
          <w:highlight w:val="white"/>
        </w:rPr>
        <w:t>Gesch</w:t>
      </w:r>
      <w:proofErr w:type="spellEnd"/>
      <w:r w:rsidRPr="00F30E02">
        <w:rPr>
          <w:color w:val="222222"/>
          <w:sz w:val="18"/>
          <w:szCs w:val="18"/>
          <w:highlight w:val="white"/>
        </w:rPr>
        <w:t>, D. B., Gutierrez, B. T., &amp; Plant, N. G. (2014). Effects of sea‐level rise on barrier island groundwater system dynamics–ecohydrological implications. Ecohydrology, 7(3), 1064-1071.</w:t>
      </w:r>
    </w:p>
    <w:p w14:paraId="5D59DE51" w14:textId="77777777" w:rsidR="00AE3CBE" w:rsidRPr="00F30E02" w:rsidRDefault="00AE3CBE">
      <w:pPr>
        <w:rPr>
          <w:color w:val="222222"/>
          <w:sz w:val="18"/>
          <w:szCs w:val="18"/>
          <w:highlight w:val="white"/>
        </w:rPr>
      </w:pPr>
    </w:p>
    <w:p w14:paraId="5BB2A92F" w14:textId="77777777" w:rsidR="00AE3CBE" w:rsidRPr="00F30E02" w:rsidRDefault="00FC4B60">
      <w:pPr>
        <w:rPr>
          <w:color w:val="222222"/>
          <w:sz w:val="18"/>
          <w:szCs w:val="18"/>
          <w:highlight w:val="white"/>
        </w:rPr>
      </w:pPr>
      <w:proofErr w:type="spellStart"/>
      <w:r w:rsidRPr="00F30E02">
        <w:rPr>
          <w:color w:val="222222"/>
          <w:sz w:val="18"/>
          <w:szCs w:val="18"/>
          <w:highlight w:val="white"/>
        </w:rPr>
        <w:t>Muhs</w:t>
      </w:r>
      <w:proofErr w:type="spellEnd"/>
      <w:r w:rsidRPr="00F30E02">
        <w:rPr>
          <w:color w:val="222222"/>
          <w:sz w:val="18"/>
          <w:szCs w:val="18"/>
          <w:highlight w:val="white"/>
        </w:rPr>
        <w:t>, D. R., Kennedy, G. L., &amp; Rockwell, T. K. (1994). Uranium-series ages of marine terrace corals from the Pacific coast of North America and implications for last-interglacial sea level history. Quaternary Research, 42(1), 72-87.</w:t>
      </w:r>
    </w:p>
    <w:p w14:paraId="70114F28" w14:textId="77777777" w:rsidR="00AE3CBE" w:rsidRPr="00F30E02" w:rsidRDefault="00AE3CBE">
      <w:pPr>
        <w:rPr>
          <w:color w:val="222222"/>
          <w:sz w:val="18"/>
          <w:szCs w:val="18"/>
          <w:highlight w:val="white"/>
        </w:rPr>
      </w:pPr>
    </w:p>
    <w:p w14:paraId="63169EA0" w14:textId="77777777" w:rsidR="00AE3CBE" w:rsidRPr="00F30E02" w:rsidRDefault="00FC4B60">
      <w:pPr>
        <w:rPr>
          <w:color w:val="222222"/>
          <w:sz w:val="18"/>
          <w:szCs w:val="18"/>
          <w:highlight w:val="white"/>
        </w:rPr>
      </w:pPr>
      <w:r w:rsidRPr="00F30E02">
        <w:rPr>
          <w:color w:val="222222"/>
          <w:sz w:val="18"/>
          <w:szCs w:val="18"/>
          <w:highlight w:val="white"/>
        </w:rPr>
        <w:t xml:space="preserve">Neumann, B., </w:t>
      </w:r>
      <w:proofErr w:type="spellStart"/>
      <w:r w:rsidRPr="00F30E02">
        <w:rPr>
          <w:color w:val="222222"/>
          <w:sz w:val="18"/>
          <w:szCs w:val="18"/>
          <w:highlight w:val="white"/>
        </w:rPr>
        <w:t>Vafeidis</w:t>
      </w:r>
      <w:proofErr w:type="spellEnd"/>
      <w:r w:rsidRPr="00F30E02">
        <w:rPr>
          <w:color w:val="222222"/>
          <w:sz w:val="18"/>
          <w:szCs w:val="18"/>
          <w:highlight w:val="white"/>
        </w:rPr>
        <w:t xml:space="preserve">, A. T., Zimmermann, J., &amp; Nicholls, R. J. (2015). Future coastal population growth and exposure to sea-level rise and coastal flooding-a global assessment. </w:t>
      </w:r>
      <w:proofErr w:type="spellStart"/>
      <w:r w:rsidRPr="00F30E02">
        <w:rPr>
          <w:color w:val="222222"/>
          <w:sz w:val="18"/>
          <w:szCs w:val="18"/>
          <w:highlight w:val="white"/>
        </w:rPr>
        <w:t>PloS</w:t>
      </w:r>
      <w:proofErr w:type="spellEnd"/>
      <w:r w:rsidRPr="00F30E02">
        <w:rPr>
          <w:color w:val="222222"/>
          <w:sz w:val="18"/>
          <w:szCs w:val="18"/>
          <w:highlight w:val="white"/>
        </w:rPr>
        <w:t xml:space="preserve"> one, 10(3), e0118571.</w:t>
      </w:r>
    </w:p>
    <w:p w14:paraId="75D04BF2" w14:textId="77777777" w:rsidR="00AE3CBE" w:rsidRPr="00F30E02" w:rsidRDefault="00AE3CBE">
      <w:pPr>
        <w:rPr>
          <w:sz w:val="20"/>
          <w:szCs w:val="20"/>
        </w:rPr>
      </w:pPr>
    </w:p>
    <w:p w14:paraId="52FE6B5D" w14:textId="77777777" w:rsidR="00AE3CBE" w:rsidRPr="00F30E02" w:rsidRDefault="00FC4B60">
      <w:pPr>
        <w:rPr>
          <w:color w:val="222222"/>
          <w:sz w:val="18"/>
          <w:szCs w:val="18"/>
          <w:highlight w:val="white"/>
        </w:rPr>
      </w:pPr>
      <w:r w:rsidRPr="00F30E02">
        <w:rPr>
          <w:color w:val="222222"/>
          <w:sz w:val="18"/>
          <w:szCs w:val="18"/>
          <w:highlight w:val="white"/>
        </w:rPr>
        <w:t xml:space="preserve">Nunn, P. D., &amp; Mimura, N. (1997). Vulnerability of </w:t>
      </w:r>
      <w:proofErr w:type="gramStart"/>
      <w:r w:rsidRPr="00F30E02">
        <w:rPr>
          <w:color w:val="222222"/>
          <w:sz w:val="18"/>
          <w:szCs w:val="18"/>
          <w:highlight w:val="white"/>
        </w:rPr>
        <w:t>South Pacific island</w:t>
      </w:r>
      <w:proofErr w:type="gramEnd"/>
      <w:r w:rsidRPr="00F30E02">
        <w:rPr>
          <w:color w:val="222222"/>
          <w:sz w:val="18"/>
          <w:szCs w:val="18"/>
          <w:highlight w:val="white"/>
        </w:rPr>
        <w:t xml:space="preserve"> nations to sea-level rise. </w:t>
      </w:r>
      <w:r w:rsidRPr="00F30E02">
        <w:rPr>
          <w:i/>
          <w:color w:val="222222"/>
          <w:sz w:val="18"/>
          <w:szCs w:val="18"/>
          <w:highlight w:val="white"/>
        </w:rPr>
        <w:t>Journal of coastal research</w:t>
      </w:r>
      <w:r w:rsidRPr="00F30E02">
        <w:rPr>
          <w:color w:val="222222"/>
          <w:sz w:val="18"/>
          <w:szCs w:val="18"/>
          <w:highlight w:val="white"/>
        </w:rPr>
        <w:t>, 133-151.</w:t>
      </w:r>
    </w:p>
    <w:p w14:paraId="0569B0B8" w14:textId="77777777" w:rsidR="00AE3CBE" w:rsidRPr="00F30E02" w:rsidRDefault="00AE3CBE">
      <w:pPr>
        <w:rPr>
          <w:color w:val="222222"/>
          <w:sz w:val="18"/>
          <w:szCs w:val="18"/>
          <w:highlight w:val="white"/>
        </w:rPr>
      </w:pPr>
    </w:p>
    <w:p w14:paraId="42AD45D4" w14:textId="77777777" w:rsidR="00AE3CBE" w:rsidRPr="00F30E02" w:rsidRDefault="00FC4B60">
      <w:pPr>
        <w:rPr>
          <w:color w:val="222222"/>
          <w:sz w:val="18"/>
          <w:szCs w:val="18"/>
          <w:highlight w:val="white"/>
        </w:rPr>
      </w:pPr>
      <w:r w:rsidRPr="00F30E02">
        <w:rPr>
          <w:color w:val="222222"/>
          <w:sz w:val="18"/>
          <w:szCs w:val="18"/>
          <w:highlight w:val="white"/>
        </w:rPr>
        <w:t xml:space="preserve">Nunn, P. D., </w:t>
      </w:r>
      <w:proofErr w:type="spellStart"/>
      <w:r w:rsidRPr="00F30E02">
        <w:rPr>
          <w:color w:val="222222"/>
          <w:sz w:val="18"/>
          <w:szCs w:val="18"/>
          <w:highlight w:val="white"/>
        </w:rPr>
        <w:t>Klöck</w:t>
      </w:r>
      <w:proofErr w:type="spellEnd"/>
      <w:r w:rsidRPr="00F30E02">
        <w:rPr>
          <w:color w:val="222222"/>
          <w:sz w:val="18"/>
          <w:szCs w:val="18"/>
          <w:highlight w:val="white"/>
        </w:rPr>
        <w:t xml:space="preserve">, C., &amp; </w:t>
      </w:r>
      <w:proofErr w:type="spellStart"/>
      <w:r w:rsidRPr="00F30E02">
        <w:rPr>
          <w:color w:val="222222"/>
          <w:sz w:val="18"/>
          <w:szCs w:val="18"/>
          <w:highlight w:val="white"/>
        </w:rPr>
        <w:t>Duvat</w:t>
      </w:r>
      <w:proofErr w:type="spellEnd"/>
      <w:r w:rsidRPr="00F30E02">
        <w:rPr>
          <w:color w:val="222222"/>
          <w:sz w:val="18"/>
          <w:szCs w:val="18"/>
          <w:highlight w:val="white"/>
        </w:rPr>
        <w:t xml:space="preserve">, V. (2021). Seawalls as </w:t>
      </w:r>
      <w:proofErr w:type="spellStart"/>
      <w:r w:rsidRPr="00F30E02">
        <w:rPr>
          <w:color w:val="222222"/>
          <w:sz w:val="18"/>
          <w:szCs w:val="18"/>
          <w:highlight w:val="white"/>
        </w:rPr>
        <w:t>maladaptations</w:t>
      </w:r>
      <w:proofErr w:type="spellEnd"/>
      <w:r w:rsidRPr="00F30E02">
        <w:rPr>
          <w:color w:val="222222"/>
          <w:sz w:val="18"/>
          <w:szCs w:val="18"/>
          <w:highlight w:val="white"/>
        </w:rPr>
        <w:t xml:space="preserve"> along island coasts. Ocean &amp; Coastal Management, 205, 105554.</w:t>
      </w:r>
    </w:p>
    <w:p w14:paraId="0C5CBEB2" w14:textId="77777777" w:rsidR="00AE3CBE" w:rsidRPr="00F30E02" w:rsidRDefault="00AE3CBE">
      <w:pPr>
        <w:rPr>
          <w:color w:val="222222"/>
          <w:sz w:val="18"/>
          <w:szCs w:val="18"/>
          <w:highlight w:val="white"/>
        </w:rPr>
      </w:pPr>
    </w:p>
    <w:p w14:paraId="5D0C5C9F" w14:textId="77777777" w:rsidR="00AE3CBE" w:rsidRPr="00F30E02" w:rsidRDefault="00AE3CBE">
      <w:pPr>
        <w:rPr>
          <w:color w:val="222222"/>
          <w:sz w:val="18"/>
          <w:szCs w:val="18"/>
          <w:highlight w:val="white"/>
        </w:rPr>
      </w:pPr>
    </w:p>
    <w:p w14:paraId="3E4A352D" w14:textId="77777777" w:rsidR="00AE3CBE" w:rsidRPr="00F30E02" w:rsidRDefault="00FC4B60">
      <w:pPr>
        <w:rPr>
          <w:color w:val="222222"/>
          <w:sz w:val="18"/>
          <w:szCs w:val="18"/>
          <w:highlight w:val="white"/>
        </w:rPr>
      </w:pPr>
      <w:r w:rsidRPr="00F30E02">
        <w:rPr>
          <w:color w:val="222222"/>
          <w:sz w:val="18"/>
          <w:szCs w:val="18"/>
          <w:highlight w:val="white"/>
        </w:rPr>
        <w:t>NWS - National Weather Service, (2000). Precipitation Records From 1971–2000. Data Set. Retrieved from: http://xmacis.rcc-acis.org. (Accessed 7-20-2020).</w:t>
      </w:r>
    </w:p>
    <w:p w14:paraId="3FE6CB07" w14:textId="77777777" w:rsidR="00AE3CBE" w:rsidRPr="00F30E02" w:rsidRDefault="00AE3CBE">
      <w:pPr>
        <w:rPr>
          <w:color w:val="222222"/>
          <w:sz w:val="18"/>
          <w:szCs w:val="18"/>
          <w:highlight w:val="white"/>
        </w:rPr>
      </w:pPr>
    </w:p>
    <w:p w14:paraId="1407908E" w14:textId="77777777" w:rsidR="00AE3CBE" w:rsidRPr="00F30E02" w:rsidRDefault="00FC4B60">
      <w:pPr>
        <w:rPr>
          <w:color w:val="222222"/>
          <w:sz w:val="18"/>
          <w:szCs w:val="18"/>
          <w:highlight w:val="white"/>
        </w:rPr>
      </w:pPr>
      <w:r w:rsidRPr="00F30E02">
        <w:rPr>
          <w:color w:val="222222"/>
          <w:sz w:val="18"/>
          <w:szCs w:val="18"/>
          <w:highlight w:val="white"/>
        </w:rPr>
        <w:t xml:space="preserve">OCM - Office for Coastal Management, (2012), 2012 NOAA American Samoa Lidar DEM: Islands of Tutuila, </w:t>
      </w:r>
      <w:proofErr w:type="spellStart"/>
      <w:r w:rsidRPr="00F30E02">
        <w:rPr>
          <w:color w:val="222222"/>
          <w:sz w:val="18"/>
          <w:szCs w:val="18"/>
          <w:highlight w:val="white"/>
        </w:rPr>
        <w:t>Aunu'u</w:t>
      </w:r>
      <w:proofErr w:type="spellEnd"/>
      <w:r w:rsidRPr="00F30E02">
        <w:rPr>
          <w:color w:val="222222"/>
          <w:sz w:val="18"/>
          <w:szCs w:val="18"/>
          <w:highlight w:val="white"/>
        </w:rPr>
        <w:t xml:space="preserve">, </w:t>
      </w:r>
      <w:proofErr w:type="spellStart"/>
      <w:r w:rsidRPr="00F30E02">
        <w:rPr>
          <w:color w:val="222222"/>
          <w:sz w:val="18"/>
          <w:szCs w:val="18"/>
          <w:highlight w:val="white"/>
        </w:rPr>
        <w:t>Ofu</w:t>
      </w:r>
      <w:proofErr w:type="spellEnd"/>
      <w:r w:rsidRPr="00F30E02">
        <w:rPr>
          <w:color w:val="222222"/>
          <w:sz w:val="18"/>
          <w:szCs w:val="18"/>
          <w:highlight w:val="white"/>
        </w:rPr>
        <w:t xml:space="preserve">, </w:t>
      </w:r>
      <w:proofErr w:type="spellStart"/>
      <w:r w:rsidRPr="00F30E02">
        <w:rPr>
          <w:color w:val="222222"/>
          <w:sz w:val="18"/>
          <w:szCs w:val="18"/>
          <w:highlight w:val="white"/>
        </w:rPr>
        <w:t>Olosega</w:t>
      </w:r>
      <w:proofErr w:type="spellEnd"/>
      <w:r w:rsidRPr="00F30E02">
        <w:rPr>
          <w:color w:val="222222"/>
          <w:sz w:val="18"/>
          <w:szCs w:val="18"/>
          <w:highlight w:val="white"/>
        </w:rPr>
        <w:t xml:space="preserve">, </w:t>
      </w:r>
      <w:proofErr w:type="spellStart"/>
      <w:r w:rsidRPr="00F30E02">
        <w:rPr>
          <w:color w:val="222222"/>
          <w:sz w:val="18"/>
          <w:szCs w:val="18"/>
          <w:highlight w:val="white"/>
        </w:rPr>
        <w:t>Ta'u</w:t>
      </w:r>
      <w:proofErr w:type="spellEnd"/>
      <w:r w:rsidRPr="00F30E02">
        <w:rPr>
          <w:color w:val="222222"/>
          <w:sz w:val="18"/>
          <w:szCs w:val="18"/>
          <w:highlight w:val="white"/>
        </w:rPr>
        <w:t xml:space="preserve"> and Rose Atoll, https://www.fisheries.noaa.gov/inport/item/52876.</w:t>
      </w:r>
    </w:p>
    <w:p w14:paraId="0141563B" w14:textId="77777777" w:rsidR="00AE3CBE" w:rsidRPr="00F30E02" w:rsidRDefault="00AE3CBE">
      <w:pPr>
        <w:rPr>
          <w:color w:val="222222"/>
          <w:sz w:val="18"/>
          <w:szCs w:val="18"/>
          <w:highlight w:val="white"/>
        </w:rPr>
      </w:pPr>
    </w:p>
    <w:p w14:paraId="4295C337" w14:textId="77777777" w:rsidR="00AE3CBE" w:rsidRPr="00F30E02" w:rsidRDefault="00FC4B60">
      <w:pPr>
        <w:rPr>
          <w:color w:val="222222"/>
          <w:sz w:val="18"/>
          <w:szCs w:val="18"/>
          <w:highlight w:val="white"/>
        </w:rPr>
      </w:pPr>
      <w:r w:rsidRPr="00F30E02">
        <w:rPr>
          <w:color w:val="222222"/>
          <w:sz w:val="18"/>
          <w:szCs w:val="18"/>
          <w:highlight w:val="white"/>
        </w:rPr>
        <w:t xml:space="preserve">OCM - Office for Coastal Management, (2016): NOAA Office for Coastal Management Sea Level Rise Data: 1-10 ft Sea Level Rise Inundation Extent, </w:t>
      </w:r>
      <w:hyperlink r:id="rId19">
        <w:r w:rsidRPr="00F30E02">
          <w:rPr>
            <w:color w:val="1155CC"/>
            <w:sz w:val="18"/>
            <w:szCs w:val="18"/>
            <w:highlight w:val="white"/>
            <w:u w:val="single"/>
          </w:rPr>
          <w:t>https://www.fisheries.noaa.gov/inport/item/48106</w:t>
        </w:r>
      </w:hyperlink>
      <w:r w:rsidRPr="00F30E02">
        <w:rPr>
          <w:color w:val="222222"/>
          <w:sz w:val="18"/>
          <w:szCs w:val="18"/>
          <w:highlight w:val="white"/>
        </w:rPr>
        <w:t>.</w:t>
      </w:r>
    </w:p>
    <w:p w14:paraId="066EEE26" w14:textId="77777777" w:rsidR="00AE3CBE" w:rsidRPr="00F30E02" w:rsidRDefault="00AE3CBE">
      <w:pPr>
        <w:rPr>
          <w:color w:val="222222"/>
          <w:sz w:val="18"/>
          <w:szCs w:val="18"/>
          <w:highlight w:val="white"/>
        </w:rPr>
      </w:pPr>
    </w:p>
    <w:p w14:paraId="68B2EC96" w14:textId="77777777" w:rsidR="00AE3CBE" w:rsidRPr="00F30E02" w:rsidRDefault="00FC4B60">
      <w:pPr>
        <w:rPr>
          <w:color w:val="222222"/>
          <w:sz w:val="18"/>
          <w:szCs w:val="18"/>
          <w:highlight w:val="white"/>
        </w:rPr>
      </w:pPr>
      <w:r w:rsidRPr="00F30E02">
        <w:rPr>
          <w:color w:val="222222"/>
          <w:sz w:val="18"/>
          <w:szCs w:val="18"/>
          <w:highlight w:val="white"/>
        </w:rPr>
        <w:t>Plane, E., Hill, K., &amp; May, C. (2019). A rapid assessment method to identify potential groundwater flooding hotspots as sea levels rise in coastal cities. Water, 11(11), 2228.</w:t>
      </w:r>
    </w:p>
    <w:p w14:paraId="332B2CF4" w14:textId="77777777" w:rsidR="00AE3CBE" w:rsidRPr="00F30E02" w:rsidRDefault="00AE3CBE">
      <w:pPr>
        <w:rPr>
          <w:color w:val="222222"/>
          <w:sz w:val="18"/>
          <w:szCs w:val="18"/>
          <w:highlight w:val="white"/>
        </w:rPr>
      </w:pPr>
    </w:p>
    <w:p w14:paraId="1A686D27" w14:textId="77777777" w:rsidR="00AE3CBE" w:rsidRPr="00F30E02" w:rsidRDefault="00FC4B60">
      <w:pPr>
        <w:rPr>
          <w:color w:val="222222"/>
          <w:sz w:val="18"/>
          <w:szCs w:val="18"/>
          <w:highlight w:val="white"/>
        </w:rPr>
      </w:pPr>
      <w:r w:rsidRPr="00F30E02">
        <w:rPr>
          <w:color w:val="222222"/>
          <w:sz w:val="18"/>
          <w:szCs w:val="18"/>
          <w:highlight w:val="white"/>
        </w:rPr>
        <w:t xml:space="preserve">Rahimi, R., </w:t>
      </w:r>
      <w:proofErr w:type="spellStart"/>
      <w:r w:rsidRPr="00F30E02">
        <w:rPr>
          <w:color w:val="222222"/>
          <w:sz w:val="18"/>
          <w:szCs w:val="18"/>
          <w:highlight w:val="white"/>
        </w:rPr>
        <w:t>Tavakol-Davani</w:t>
      </w:r>
      <w:proofErr w:type="spellEnd"/>
      <w:r w:rsidRPr="00F30E02">
        <w:rPr>
          <w:color w:val="222222"/>
          <w:sz w:val="18"/>
          <w:szCs w:val="18"/>
          <w:highlight w:val="white"/>
        </w:rPr>
        <w:t xml:space="preserve">, H., Graves, C., Gomez, A., &amp; Fazel </w:t>
      </w:r>
      <w:proofErr w:type="spellStart"/>
      <w:r w:rsidRPr="00F30E02">
        <w:rPr>
          <w:color w:val="222222"/>
          <w:sz w:val="18"/>
          <w:szCs w:val="18"/>
          <w:highlight w:val="white"/>
        </w:rPr>
        <w:t>Valipour</w:t>
      </w:r>
      <w:proofErr w:type="spellEnd"/>
      <w:r w:rsidRPr="00F30E02">
        <w:rPr>
          <w:color w:val="222222"/>
          <w:sz w:val="18"/>
          <w:szCs w:val="18"/>
          <w:highlight w:val="white"/>
        </w:rPr>
        <w:t>, M. (2020). Compound inundation impacts of coastal climate change: sea-level rise, groundwater rise, and coastal precipitation. Water, 12(10), 2776.</w:t>
      </w:r>
    </w:p>
    <w:p w14:paraId="333022D9" w14:textId="77777777" w:rsidR="00AE3CBE" w:rsidRPr="00F30E02" w:rsidRDefault="00AE3CBE">
      <w:pPr>
        <w:rPr>
          <w:color w:val="222222"/>
          <w:sz w:val="18"/>
          <w:szCs w:val="18"/>
          <w:highlight w:val="white"/>
        </w:rPr>
      </w:pPr>
    </w:p>
    <w:p w14:paraId="58B5A2B7" w14:textId="77777777" w:rsidR="00AE3CBE" w:rsidRPr="00F30E02" w:rsidRDefault="00FC4B60">
      <w:pPr>
        <w:rPr>
          <w:color w:val="222222"/>
          <w:sz w:val="18"/>
          <w:szCs w:val="18"/>
          <w:highlight w:val="white"/>
        </w:rPr>
      </w:pPr>
      <w:proofErr w:type="spellStart"/>
      <w:r w:rsidRPr="00F30E02">
        <w:rPr>
          <w:color w:val="222222"/>
          <w:sz w:val="18"/>
          <w:szCs w:val="18"/>
          <w:highlight w:val="white"/>
        </w:rPr>
        <w:t>Rotzoll</w:t>
      </w:r>
      <w:proofErr w:type="spellEnd"/>
      <w:r w:rsidRPr="00F30E02">
        <w:rPr>
          <w:color w:val="222222"/>
          <w:sz w:val="18"/>
          <w:szCs w:val="18"/>
          <w:highlight w:val="white"/>
        </w:rPr>
        <w:t>, K., &amp; Fletcher, C. H. (2013). Assessment of groundwater inundation as a consequence of sea-level rise. Nature Climate Change, 3(5), 477-481.</w:t>
      </w:r>
    </w:p>
    <w:p w14:paraId="4B30360C" w14:textId="77777777" w:rsidR="00AE3CBE" w:rsidRPr="00F30E02" w:rsidRDefault="00AE3CBE">
      <w:pPr>
        <w:rPr>
          <w:color w:val="222222"/>
          <w:sz w:val="18"/>
          <w:szCs w:val="18"/>
          <w:highlight w:val="white"/>
        </w:rPr>
      </w:pPr>
    </w:p>
    <w:p w14:paraId="139655F6" w14:textId="77777777" w:rsidR="00AE3CBE" w:rsidRPr="00F30E02" w:rsidRDefault="00FC4B60">
      <w:pPr>
        <w:rPr>
          <w:color w:val="222222"/>
          <w:sz w:val="18"/>
          <w:szCs w:val="18"/>
          <w:highlight w:val="white"/>
        </w:rPr>
      </w:pPr>
      <w:r w:rsidRPr="00F30E02">
        <w:rPr>
          <w:color w:val="222222"/>
          <w:sz w:val="18"/>
          <w:szCs w:val="18"/>
          <w:highlight w:val="white"/>
        </w:rPr>
        <w:t xml:space="preserve">Shuler, C. K., &amp; Mariner, K. E. (2020). Collaborative groundwater modeling: Open-source, cloud-based, applied science at a small-island water utility scale. </w:t>
      </w:r>
      <w:r w:rsidRPr="00F30E02">
        <w:rPr>
          <w:i/>
          <w:color w:val="222222"/>
          <w:sz w:val="18"/>
          <w:szCs w:val="18"/>
          <w:highlight w:val="white"/>
        </w:rPr>
        <w:t>Environmental Modelling &amp; Software</w:t>
      </w:r>
      <w:r w:rsidRPr="00F30E02">
        <w:rPr>
          <w:color w:val="222222"/>
          <w:sz w:val="18"/>
          <w:szCs w:val="18"/>
          <w:highlight w:val="white"/>
        </w:rPr>
        <w:t xml:space="preserve">, </w:t>
      </w:r>
      <w:r w:rsidRPr="00F30E02">
        <w:rPr>
          <w:i/>
          <w:color w:val="222222"/>
          <w:sz w:val="18"/>
          <w:szCs w:val="18"/>
          <w:highlight w:val="white"/>
        </w:rPr>
        <w:t>127</w:t>
      </w:r>
      <w:r w:rsidRPr="00F30E02">
        <w:rPr>
          <w:color w:val="222222"/>
          <w:sz w:val="18"/>
          <w:szCs w:val="18"/>
          <w:highlight w:val="white"/>
        </w:rPr>
        <w:t>, 104693.</w:t>
      </w:r>
    </w:p>
    <w:p w14:paraId="096C6B8D" w14:textId="77777777" w:rsidR="00AE3CBE" w:rsidRPr="00F30E02" w:rsidRDefault="00AE3CBE">
      <w:pPr>
        <w:rPr>
          <w:color w:val="222222"/>
          <w:sz w:val="18"/>
          <w:szCs w:val="18"/>
          <w:highlight w:val="white"/>
        </w:rPr>
      </w:pPr>
    </w:p>
    <w:p w14:paraId="1F66C802" w14:textId="77777777" w:rsidR="00AE3CBE" w:rsidRPr="00F30E02" w:rsidRDefault="00FC4B60">
      <w:pPr>
        <w:rPr>
          <w:color w:val="222222"/>
          <w:sz w:val="18"/>
          <w:szCs w:val="18"/>
          <w:highlight w:val="white"/>
        </w:rPr>
      </w:pPr>
      <w:r w:rsidRPr="00F30E02">
        <w:rPr>
          <w:color w:val="222222"/>
          <w:sz w:val="18"/>
          <w:szCs w:val="18"/>
          <w:highlight w:val="white"/>
        </w:rPr>
        <w:t>Shuler, C., Brewington, L., &amp; El-Kadi, A. I. (2021). A participatory approach to assessing groundwater recharge under future climate and land-cover scenarios, Tutuila, American Samoa. Journal of Hydrology: Regional Studies, 34, 100785.</w:t>
      </w:r>
    </w:p>
    <w:p w14:paraId="4513A8A7" w14:textId="77777777" w:rsidR="00AE3CBE" w:rsidRPr="00F30E02" w:rsidRDefault="00AE3CBE">
      <w:pPr>
        <w:rPr>
          <w:color w:val="222222"/>
          <w:sz w:val="18"/>
          <w:szCs w:val="18"/>
          <w:highlight w:val="white"/>
        </w:rPr>
      </w:pPr>
    </w:p>
    <w:p w14:paraId="1E39E3CA" w14:textId="77777777" w:rsidR="00AE3CBE" w:rsidRPr="00F30E02" w:rsidRDefault="00FC4B60">
      <w:pPr>
        <w:rPr>
          <w:color w:val="222222"/>
          <w:sz w:val="18"/>
          <w:szCs w:val="18"/>
          <w:highlight w:val="white"/>
        </w:rPr>
      </w:pPr>
      <w:r w:rsidRPr="00F30E02">
        <w:rPr>
          <w:color w:val="222222"/>
          <w:sz w:val="18"/>
          <w:szCs w:val="18"/>
          <w:highlight w:val="white"/>
        </w:rPr>
        <w:t xml:space="preserve">Shuler, C. K. (2022). Data Repository: 2022 Hawai'i Cesspool Hazard Assessment &amp; Prioritization Tool (Version v1) [Data set]. </w:t>
      </w:r>
      <w:proofErr w:type="spellStart"/>
      <w:r w:rsidRPr="00F30E02">
        <w:rPr>
          <w:color w:val="222222"/>
          <w:sz w:val="18"/>
          <w:szCs w:val="18"/>
          <w:highlight w:val="white"/>
        </w:rPr>
        <w:t>Zenodo</w:t>
      </w:r>
      <w:proofErr w:type="spellEnd"/>
      <w:r w:rsidRPr="00F30E02">
        <w:rPr>
          <w:color w:val="222222"/>
          <w:sz w:val="18"/>
          <w:szCs w:val="18"/>
          <w:highlight w:val="white"/>
        </w:rPr>
        <w:t>. https://doi.org/10.5281/zenodo.7329880</w:t>
      </w:r>
    </w:p>
    <w:p w14:paraId="2DE47D0C" w14:textId="77777777" w:rsidR="00AE3CBE" w:rsidRPr="00F30E02" w:rsidRDefault="00AE3CBE">
      <w:pPr>
        <w:rPr>
          <w:color w:val="222222"/>
          <w:sz w:val="18"/>
          <w:szCs w:val="18"/>
          <w:highlight w:val="white"/>
        </w:rPr>
      </w:pPr>
    </w:p>
    <w:p w14:paraId="319E05D5" w14:textId="77777777" w:rsidR="00AE3CBE" w:rsidRPr="00F30E02" w:rsidRDefault="00FC4B60">
      <w:pPr>
        <w:rPr>
          <w:color w:val="222222"/>
          <w:sz w:val="18"/>
          <w:szCs w:val="18"/>
          <w:highlight w:val="white"/>
        </w:rPr>
      </w:pPr>
      <w:r w:rsidRPr="00F30E02">
        <w:rPr>
          <w:color w:val="222222"/>
          <w:sz w:val="18"/>
          <w:szCs w:val="18"/>
          <w:highlight w:val="white"/>
        </w:rPr>
        <w:t>Stearns, H.T., (1944). Geology of the Samoan islands. Geol. Soc. Am. Bull. 55 (11), 1279–1332.</w:t>
      </w:r>
    </w:p>
    <w:p w14:paraId="1652995E" w14:textId="77777777" w:rsidR="00AE3CBE" w:rsidRPr="00F30E02" w:rsidRDefault="00AE3CBE">
      <w:pPr>
        <w:rPr>
          <w:color w:val="222222"/>
          <w:sz w:val="18"/>
          <w:szCs w:val="18"/>
          <w:highlight w:val="white"/>
        </w:rPr>
      </w:pPr>
    </w:p>
    <w:p w14:paraId="79D26E95" w14:textId="77777777" w:rsidR="00AE3CBE" w:rsidRPr="00F30E02" w:rsidRDefault="00FC4B60">
      <w:pPr>
        <w:rPr>
          <w:color w:val="222222"/>
          <w:sz w:val="18"/>
          <w:szCs w:val="18"/>
          <w:highlight w:val="white"/>
        </w:rPr>
      </w:pPr>
      <w:proofErr w:type="spellStart"/>
      <w:r w:rsidRPr="00F30E02">
        <w:rPr>
          <w:color w:val="222222"/>
          <w:sz w:val="18"/>
          <w:szCs w:val="18"/>
          <w:highlight w:val="white"/>
        </w:rPr>
        <w:t>Suthersan</w:t>
      </w:r>
      <w:proofErr w:type="spellEnd"/>
      <w:r w:rsidRPr="00F30E02">
        <w:rPr>
          <w:color w:val="222222"/>
          <w:sz w:val="18"/>
          <w:szCs w:val="18"/>
          <w:highlight w:val="white"/>
        </w:rPr>
        <w:t xml:space="preserve">, S. S. (2001). Natural and enhanced remediation systems. </w:t>
      </w:r>
      <w:proofErr w:type="spellStart"/>
      <w:r w:rsidRPr="00F30E02">
        <w:rPr>
          <w:color w:val="222222"/>
          <w:sz w:val="18"/>
          <w:szCs w:val="18"/>
          <w:highlight w:val="white"/>
        </w:rPr>
        <w:t>Crc</w:t>
      </w:r>
      <w:proofErr w:type="spellEnd"/>
      <w:r w:rsidRPr="00F30E02">
        <w:rPr>
          <w:color w:val="222222"/>
          <w:sz w:val="18"/>
          <w:szCs w:val="18"/>
          <w:highlight w:val="white"/>
        </w:rPr>
        <w:t xml:space="preserve"> Press.  440 Pages.</w:t>
      </w:r>
    </w:p>
    <w:p w14:paraId="18E93641" w14:textId="77777777" w:rsidR="00AE3CBE" w:rsidRPr="00F30E02" w:rsidRDefault="00AE3CBE">
      <w:pPr>
        <w:rPr>
          <w:color w:val="222222"/>
          <w:sz w:val="18"/>
          <w:szCs w:val="18"/>
          <w:highlight w:val="white"/>
        </w:rPr>
      </w:pPr>
    </w:p>
    <w:p w14:paraId="45D31349" w14:textId="77777777" w:rsidR="00AE3CBE" w:rsidRPr="00F30E02" w:rsidRDefault="00FC4B60">
      <w:pPr>
        <w:rPr>
          <w:color w:val="222222"/>
          <w:sz w:val="18"/>
          <w:szCs w:val="18"/>
          <w:highlight w:val="white"/>
        </w:rPr>
      </w:pPr>
      <w:r w:rsidRPr="00F30E02">
        <w:rPr>
          <w:color w:val="222222"/>
          <w:sz w:val="18"/>
          <w:szCs w:val="18"/>
          <w:highlight w:val="white"/>
        </w:rPr>
        <w:t xml:space="preserve">Szabo, B. J., Ludwig, K. R., </w:t>
      </w:r>
      <w:proofErr w:type="spellStart"/>
      <w:r w:rsidRPr="00F30E02">
        <w:rPr>
          <w:color w:val="222222"/>
          <w:sz w:val="18"/>
          <w:szCs w:val="18"/>
          <w:highlight w:val="white"/>
        </w:rPr>
        <w:t>Muhs</w:t>
      </w:r>
      <w:proofErr w:type="spellEnd"/>
      <w:r w:rsidRPr="00F30E02">
        <w:rPr>
          <w:color w:val="222222"/>
          <w:sz w:val="18"/>
          <w:szCs w:val="18"/>
          <w:highlight w:val="white"/>
        </w:rPr>
        <w:t>, D. R., &amp; Simmons, K. R. (1994). Thorium-230 ages of corals and duration of the last interglacial sea-level high stand on Oahu, Hawaii. Science, 266(5182), 93-96.</w:t>
      </w:r>
    </w:p>
    <w:p w14:paraId="4D97AFC9" w14:textId="77777777" w:rsidR="00AE3CBE" w:rsidRPr="00F30E02" w:rsidRDefault="00AE3CBE">
      <w:pPr>
        <w:rPr>
          <w:color w:val="222222"/>
          <w:sz w:val="18"/>
          <w:szCs w:val="18"/>
          <w:highlight w:val="white"/>
        </w:rPr>
      </w:pPr>
    </w:p>
    <w:p w14:paraId="4F3F8ACF" w14:textId="77777777" w:rsidR="00AE3CBE" w:rsidRPr="00F30E02" w:rsidRDefault="00FC4B60">
      <w:pPr>
        <w:rPr>
          <w:color w:val="222222"/>
          <w:sz w:val="18"/>
          <w:szCs w:val="18"/>
          <w:highlight w:val="white"/>
        </w:rPr>
      </w:pPr>
      <w:r w:rsidRPr="00F30E02">
        <w:rPr>
          <w:color w:val="222222"/>
          <w:sz w:val="18"/>
          <w:szCs w:val="18"/>
          <w:highlight w:val="white"/>
        </w:rPr>
        <w:t xml:space="preserve">USGS - U.S. Geological Survey (2018). National Hydrography </w:t>
      </w:r>
      <w:proofErr w:type="gramStart"/>
      <w:r w:rsidRPr="00F30E02">
        <w:rPr>
          <w:color w:val="222222"/>
          <w:sz w:val="18"/>
          <w:szCs w:val="18"/>
          <w:highlight w:val="white"/>
        </w:rPr>
        <w:t>Dataset .</w:t>
      </w:r>
      <w:proofErr w:type="gramEnd"/>
      <w:r w:rsidRPr="00F30E02">
        <w:rPr>
          <w:color w:val="222222"/>
          <w:sz w:val="18"/>
          <w:szCs w:val="18"/>
          <w:highlight w:val="white"/>
        </w:rPr>
        <w:t xml:space="preserve"> [Reston, Va.</w:t>
      </w:r>
      <w:proofErr w:type="gramStart"/>
      <w:r w:rsidRPr="00F30E02">
        <w:rPr>
          <w:color w:val="222222"/>
          <w:sz w:val="18"/>
          <w:szCs w:val="18"/>
          <w:highlight w:val="white"/>
        </w:rPr>
        <w:t>] :</w:t>
      </w:r>
      <w:proofErr w:type="gramEnd"/>
      <w:r w:rsidRPr="00F30E02">
        <w:rPr>
          <w:color w:val="222222"/>
          <w:sz w:val="18"/>
          <w:szCs w:val="18"/>
          <w:highlight w:val="white"/>
        </w:rPr>
        <w:t xml:space="preserve">U.S. Dept. of the Interior, U.S. Geological Survey. </w:t>
      </w:r>
      <w:hyperlink r:id="rId20">
        <w:r w:rsidRPr="00F30E02">
          <w:rPr>
            <w:color w:val="1155CC"/>
            <w:sz w:val="18"/>
            <w:szCs w:val="18"/>
            <w:highlight w:val="white"/>
            <w:u w:val="single"/>
          </w:rPr>
          <w:t>https://www.usgs.gov/core-science-systems/ngp/national-hydrography</w:t>
        </w:r>
      </w:hyperlink>
      <w:r w:rsidRPr="00F30E02">
        <w:rPr>
          <w:color w:val="222222"/>
          <w:sz w:val="18"/>
          <w:szCs w:val="18"/>
          <w:highlight w:val="white"/>
        </w:rPr>
        <w:t xml:space="preserve"> </w:t>
      </w:r>
    </w:p>
    <w:p w14:paraId="53BD0A67" w14:textId="77777777" w:rsidR="00AE3CBE" w:rsidRPr="00F30E02" w:rsidRDefault="00AE3CBE">
      <w:pPr>
        <w:rPr>
          <w:color w:val="222222"/>
          <w:sz w:val="18"/>
          <w:szCs w:val="18"/>
          <w:highlight w:val="white"/>
        </w:rPr>
      </w:pPr>
    </w:p>
    <w:p w14:paraId="1644FE24" w14:textId="77777777" w:rsidR="00AE3CBE" w:rsidRPr="00F30E02" w:rsidRDefault="00FC4B60">
      <w:pPr>
        <w:rPr>
          <w:color w:val="222222"/>
          <w:sz w:val="18"/>
          <w:szCs w:val="18"/>
          <w:highlight w:val="white"/>
        </w:rPr>
      </w:pPr>
      <w:proofErr w:type="gramStart"/>
      <w:r w:rsidRPr="00F30E02">
        <w:rPr>
          <w:color w:val="222222"/>
          <w:sz w:val="18"/>
          <w:szCs w:val="18"/>
          <w:highlight w:val="white"/>
        </w:rPr>
        <w:t>Wang,  Y.</w:t>
      </w:r>
      <w:proofErr w:type="gramEnd"/>
      <w:r w:rsidRPr="00F30E02">
        <w:rPr>
          <w:color w:val="222222"/>
          <w:sz w:val="18"/>
          <w:szCs w:val="18"/>
          <w:highlight w:val="white"/>
        </w:rPr>
        <w:t>, C. Zhang, (2016),  Project Final Report - 21st Century High-resolution Climate Projections for Guam and American Samoa Retrieved from: https://www.sciencebase.gov/catalog/item/583331f6e4b046f05f211ae6. (Accessed 7-18-2020)</w:t>
      </w:r>
    </w:p>
    <w:p w14:paraId="6FD6740E" w14:textId="77777777" w:rsidR="00AE3CBE" w:rsidRPr="00F30E02" w:rsidRDefault="00AE3CBE">
      <w:pPr>
        <w:rPr>
          <w:color w:val="222222"/>
          <w:sz w:val="18"/>
          <w:szCs w:val="18"/>
          <w:highlight w:val="white"/>
        </w:rPr>
      </w:pPr>
    </w:p>
    <w:p w14:paraId="112F3A25" w14:textId="77777777" w:rsidR="00AE3CBE" w:rsidRPr="00F30E02" w:rsidRDefault="00FC4B60">
      <w:pPr>
        <w:rPr>
          <w:color w:val="222222"/>
          <w:sz w:val="18"/>
          <w:szCs w:val="18"/>
          <w:highlight w:val="white"/>
        </w:rPr>
      </w:pPr>
      <w:r w:rsidRPr="00F30E02">
        <w:rPr>
          <w:color w:val="222222"/>
          <w:sz w:val="18"/>
          <w:szCs w:val="18"/>
          <w:highlight w:val="white"/>
        </w:rPr>
        <w:t>Werner AD, Simmons CT (2009) Impact of sea-level rise on sea water intrusion in coastal aquifers. Ground Water 47(2):197–204</w:t>
      </w:r>
    </w:p>
    <w:p w14:paraId="5BD6570F" w14:textId="77777777" w:rsidR="00AE3CBE" w:rsidRPr="00F30E02" w:rsidRDefault="00AE3CBE">
      <w:pPr>
        <w:rPr>
          <w:color w:val="222222"/>
          <w:sz w:val="18"/>
          <w:szCs w:val="18"/>
          <w:highlight w:val="white"/>
        </w:rPr>
      </w:pPr>
    </w:p>
    <w:p w14:paraId="48D6CE70" w14:textId="77777777" w:rsidR="00AE3CBE" w:rsidRPr="00F30E02" w:rsidRDefault="00FC4B60">
      <w:pPr>
        <w:rPr>
          <w:color w:val="222222"/>
          <w:sz w:val="18"/>
          <w:szCs w:val="18"/>
          <w:highlight w:val="white"/>
        </w:rPr>
      </w:pPr>
      <w:proofErr w:type="spellStart"/>
      <w:r w:rsidRPr="00F30E02">
        <w:rPr>
          <w:color w:val="222222"/>
          <w:sz w:val="18"/>
          <w:szCs w:val="18"/>
          <w:highlight w:val="white"/>
        </w:rPr>
        <w:t>Whitall</w:t>
      </w:r>
      <w:proofErr w:type="spellEnd"/>
      <w:r w:rsidRPr="00F30E02">
        <w:rPr>
          <w:color w:val="222222"/>
          <w:sz w:val="18"/>
          <w:szCs w:val="18"/>
          <w:highlight w:val="white"/>
        </w:rPr>
        <w:t xml:space="preserve">, D. R., and Holst, S. (2015). Pollution in Surface Sediments in </w:t>
      </w:r>
      <w:proofErr w:type="spellStart"/>
      <w:r w:rsidRPr="00F30E02">
        <w:rPr>
          <w:color w:val="222222"/>
          <w:sz w:val="18"/>
          <w:szCs w:val="18"/>
          <w:highlight w:val="white"/>
        </w:rPr>
        <w:t>Faga'alu</w:t>
      </w:r>
      <w:proofErr w:type="spellEnd"/>
      <w:r w:rsidRPr="00F30E02">
        <w:rPr>
          <w:color w:val="222222"/>
          <w:sz w:val="18"/>
          <w:szCs w:val="18"/>
          <w:highlight w:val="white"/>
        </w:rPr>
        <w:t xml:space="preserve"> Bay, Tutuila, American Samoa. NOAA Technical Memorandum NOS NCCOS 201. Silver Spring, MD, 54. </w:t>
      </w:r>
      <w:proofErr w:type="spellStart"/>
      <w:r w:rsidRPr="00F30E02">
        <w:rPr>
          <w:color w:val="222222"/>
          <w:sz w:val="18"/>
          <w:szCs w:val="18"/>
          <w:highlight w:val="white"/>
        </w:rPr>
        <w:t>doi</w:t>
      </w:r>
      <w:proofErr w:type="spellEnd"/>
      <w:r w:rsidRPr="00F30E02">
        <w:rPr>
          <w:color w:val="222222"/>
          <w:sz w:val="18"/>
          <w:szCs w:val="18"/>
          <w:highlight w:val="white"/>
        </w:rPr>
        <w:t>: 10.7289/V5/TM-NOS-NCCOS-201</w:t>
      </w:r>
    </w:p>
    <w:p w14:paraId="73BA7F6B" w14:textId="77777777" w:rsidR="00AE3CBE" w:rsidRPr="00F30E02" w:rsidRDefault="00AE3CBE">
      <w:pPr>
        <w:rPr>
          <w:color w:val="222222"/>
          <w:sz w:val="18"/>
          <w:szCs w:val="18"/>
          <w:highlight w:val="white"/>
        </w:rPr>
      </w:pPr>
    </w:p>
    <w:p w14:paraId="54B718D1" w14:textId="77777777" w:rsidR="00AE3CBE" w:rsidRPr="00F30E02" w:rsidRDefault="00FC4B60">
      <w:pPr>
        <w:rPr>
          <w:color w:val="222222"/>
          <w:sz w:val="18"/>
          <w:szCs w:val="18"/>
          <w:highlight w:val="white"/>
        </w:rPr>
      </w:pPr>
      <w:r w:rsidRPr="00F30E02">
        <w:rPr>
          <w:color w:val="222222"/>
          <w:sz w:val="18"/>
          <w:szCs w:val="18"/>
          <w:highlight w:val="white"/>
        </w:rPr>
        <w:t xml:space="preserve">White I, Falkland T, </w:t>
      </w:r>
      <w:proofErr w:type="spellStart"/>
      <w:r w:rsidRPr="00F30E02">
        <w:rPr>
          <w:color w:val="222222"/>
          <w:sz w:val="18"/>
          <w:szCs w:val="18"/>
          <w:highlight w:val="white"/>
        </w:rPr>
        <w:t>Metutera</w:t>
      </w:r>
      <w:proofErr w:type="spellEnd"/>
      <w:r w:rsidRPr="00F30E02">
        <w:rPr>
          <w:color w:val="222222"/>
          <w:sz w:val="18"/>
          <w:szCs w:val="18"/>
          <w:highlight w:val="white"/>
        </w:rPr>
        <w:t xml:space="preserve"> T, </w:t>
      </w:r>
      <w:proofErr w:type="spellStart"/>
      <w:r w:rsidRPr="00F30E02">
        <w:rPr>
          <w:color w:val="222222"/>
          <w:sz w:val="18"/>
          <w:szCs w:val="18"/>
          <w:highlight w:val="white"/>
        </w:rPr>
        <w:t>Metai</w:t>
      </w:r>
      <w:proofErr w:type="spellEnd"/>
      <w:r w:rsidRPr="00F30E02">
        <w:rPr>
          <w:color w:val="222222"/>
          <w:sz w:val="18"/>
          <w:szCs w:val="18"/>
          <w:highlight w:val="white"/>
        </w:rPr>
        <w:t xml:space="preserve"> E, Overmars M, Perez P, Dray A (2007) Climatic and</w:t>
      </w:r>
    </w:p>
    <w:p w14:paraId="0F3FE7F7" w14:textId="77777777" w:rsidR="00AE3CBE" w:rsidRPr="00F30E02" w:rsidRDefault="00FC4B60">
      <w:pPr>
        <w:rPr>
          <w:color w:val="222222"/>
          <w:sz w:val="18"/>
          <w:szCs w:val="18"/>
          <w:highlight w:val="white"/>
        </w:rPr>
      </w:pPr>
      <w:r w:rsidRPr="00F30E02">
        <w:rPr>
          <w:color w:val="222222"/>
          <w:sz w:val="18"/>
          <w:szCs w:val="18"/>
          <w:highlight w:val="white"/>
        </w:rPr>
        <w:t>human influences on groundwater in low atolls. Vadose Zone J 6(3):581–590</w:t>
      </w:r>
    </w:p>
    <w:p w14:paraId="21B2A0A3" w14:textId="77777777" w:rsidR="00AE3CBE" w:rsidRPr="00F30E02" w:rsidRDefault="00AE3CBE">
      <w:pPr>
        <w:rPr>
          <w:color w:val="222222"/>
          <w:sz w:val="18"/>
          <w:szCs w:val="18"/>
          <w:highlight w:val="white"/>
        </w:rPr>
      </w:pPr>
    </w:p>
    <w:p w14:paraId="5CC93FA4" w14:textId="77777777" w:rsidR="00AE3CBE" w:rsidRDefault="00AE3CBE">
      <w:pPr>
        <w:rPr>
          <w:color w:val="222222"/>
          <w:sz w:val="20"/>
          <w:szCs w:val="20"/>
          <w:highlight w:val="white"/>
        </w:rPr>
      </w:pPr>
    </w:p>
    <w:sectPr w:rsidR="00AE3CBE">
      <w:head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A293F" w14:textId="77777777" w:rsidR="005A39AD" w:rsidRDefault="005A39AD">
      <w:pPr>
        <w:spacing w:line="240" w:lineRule="auto"/>
      </w:pPr>
      <w:r>
        <w:separator/>
      </w:r>
    </w:p>
  </w:endnote>
  <w:endnote w:type="continuationSeparator" w:id="0">
    <w:p w14:paraId="3DC292CA" w14:textId="77777777" w:rsidR="005A39AD" w:rsidRDefault="005A39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66A31" w14:textId="77777777" w:rsidR="005A39AD" w:rsidRDefault="005A39AD">
      <w:pPr>
        <w:spacing w:line="240" w:lineRule="auto"/>
      </w:pPr>
      <w:r>
        <w:separator/>
      </w:r>
    </w:p>
  </w:footnote>
  <w:footnote w:type="continuationSeparator" w:id="0">
    <w:p w14:paraId="2AFCD1ED" w14:textId="77777777" w:rsidR="005A39AD" w:rsidRDefault="005A39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A9D5B" w14:textId="77777777" w:rsidR="00AE3CBE" w:rsidRDefault="00AE3CB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88548D"/>
    <w:multiLevelType w:val="multilevel"/>
    <w:tmpl w:val="D7AC85BE"/>
    <w:lvl w:ilvl="0">
      <w:start w:val="1"/>
      <w:numFmt w:val="decimal"/>
      <w:lvlText w:val="%1."/>
      <w:lvlJc w:val="left"/>
      <w:pPr>
        <w:ind w:left="720" w:hanging="360"/>
      </w:pPr>
      <w:rPr>
        <w:rFonts w:ascii="Arial" w:eastAsia="Arial" w:hAnsi="Arial" w:cs="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S">
    <w15:presenceInfo w15:providerId="None" w15:userId="C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CBE"/>
    <w:rsid w:val="00027B1D"/>
    <w:rsid w:val="00121B9F"/>
    <w:rsid w:val="001C2171"/>
    <w:rsid w:val="0025200A"/>
    <w:rsid w:val="00345DE3"/>
    <w:rsid w:val="0054205C"/>
    <w:rsid w:val="005A39AD"/>
    <w:rsid w:val="0077321A"/>
    <w:rsid w:val="00790CDA"/>
    <w:rsid w:val="007E7232"/>
    <w:rsid w:val="008123BE"/>
    <w:rsid w:val="008A7E5A"/>
    <w:rsid w:val="00A40D06"/>
    <w:rsid w:val="00A97BF5"/>
    <w:rsid w:val="00AC394F"/>
    <w:rsid w:val="00AE3CBE"/>
    <w:rsid w:val="00B26280"/>
    <w:rsid w:val="00C90E97"/>
    <w:rsid w:val="00DC1B27"/>
    <w:rsid w:val="00E60A43"/>
    <w:rsid w:val="00F25368"/>
    <w:rsid w:val="00F30E02"/>
    <w:rsid w:val="00F64BAE"/>
    <w:rsid w:val="00FC4B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E5934"/>
  <w15:docId w15:val="{654394DF-0486-4320-939B-AB29B526C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hyperlink" Target="https://doi.org/10.1007/978-3-030-66813-6"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hyperlink" Target="https://eastwestcenter.org/PIRCA-AmericanSamoa" TargetMode="External"/><Relationship Id="rId2" Type="http://schemas.openxmlformats.org/officeDocument/2006/relationships/styles" Target="styles.xml"/><Relationship Id="rId16" Type="http://schemas.openxmlformats.org/officeDocument/2006/relationships/hyperlink" Target="https://pubs.usgs.gov/of/2012/1025/pdf/ofr2012-1025_report_508.pdf" TargetMode="External"/><Relationship Id="rId20" Type="http://schemas.openxmlformats.org/officeDocument/2006/relationships/hyperlink" Target="https://www.usgs.gov/core-science-systems/ngp/national-hydrograph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cshuler/Pago_GWI_Modeling" TargetMode="External"/><Relationship Id="rId23" Type="http://schemas.microsoft.com/office/2011/relationships/people" Target="people.xml"/><Relationship Id="rId10" Type="http://schemas.openxmlformats.org/officeDocument/2006/relationships/hyperlink" Target="https://www.scipy.org/" TargetMode="External"/><Relationship Id="rId19" Type="http://schemas.openxmlformats.org/officeDocument/2006/relationships/hyperlink" Target="https://www.fisheries.noaa.gov/inport/item/4810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cshuler/Pago_GWI_Modelin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2951</TotalTime>
  <Pages>23</Pages>
  <Words>8400</Words>
  <Characters>47884</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CS</cp:lastModifiedBy>
  <cp:revision>3</cp:revision>
  <dcterms:created xsi:type="dcterms:W3CDTF">2023-10-09T06:48:00Z</dcterms:created>
  <dcterms:modified xsi:type="dcterms:W3CDTF">2023-10-11T07:59:00Z</dcterms:modified>
</cp:coreProperties>
</file>